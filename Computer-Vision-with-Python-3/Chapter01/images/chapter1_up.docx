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41452F" w14:textId="77777777" w:rsidR="00A23BBC" w:rsidRDefault="00AB4836" w:rsidP="00DF4253">
      <w:pPr>
        <w:jc w:val="both"/>
        <w:outlineLvl w:val="0"/>
        <w:rPr>
          <w:b/>
          <w:lang w:val="en-US"/>
        </w:rPr>
        <w:pPrChange w:id="0" w:author="Salil Kapur" w:date="2017-04-05T14:55:00Z">
          <w:pPr>
            <w:outlineLvl w:val="0"/>
          </w:pPr>
        </w:pPrChange>
      </w:pPr>
      <w:r>
        <w:rPr>
          <w:b/>
          <w:lang w:val="en-US"/>
        </w:rPr>
        <w:t>Introduction</w:t>
      </w:r>
    </w:p>
    <w:p w14:paraId="080803A1" w14:textId="77777777" w:rsidR="00001D10" w:rsidRDefault="00001D10" w:rsidP="00DF4253">
      <w:pPr>
        <w:jc w:val="both"/>
        <w:rPr>
          <w:b/>
          <w:lang w:val="en-US"/>
        </w:rPr>
        <w:pPrChange w:id="1" w:author="Salil Kapur" w:date="2017-04-05T14:55:00Z">
          <w:pPr/>
        </w:pPrChange>
      </w:pPr>
    </w:p>
    <w:p w14:paraId="5ABED484" w14:textId="0961D5EA" w:rsidR="00447A1B" w:rsidRDefault="003B434A" w:rsidP="00DF4253">
      <w:pPr>
        <w:jc w:val="both"/>
        <w:rPr>
          <w:ins w:id="2" w:author="Salil Kapur" w:date="2017-04-05T15:02:00Z"/>
          <w:lang w:val="en-US"/>
        </w:rPr>
        <w:pPrChange w:id="3" w:author="Salil Kapur" w:date="2017-04-05T14:55:00Z">
          <w:pPr/>
        </w:pPrChange>
      </w:pPr>
      <w:r>
        <w:rPr>
          <w:lang w:val="en-US"/>
        </w:rPr>
        <w:t xml:space="preserve">Before </w:t>
      </w:r>
      <w:del w:id="4" w:author="Salil Kapur" w:date="2017-04-05T14:52:00Z">
        <w:r w:rsidDel="00DF4253">
          <w:rPr>
            <w:lang w:val="en-US"/>
          </w:rPr>
          <w:delText xml:space="preserve">understanding </w:delText>
        </w:r>
      </w:del>
      <w:ins w:id="5" w:author="Salil Kapur" w:date="2017-04-05T14:52:00Z">
        <w:r w:rsidR="00DF4253">
          <w:rPr>
            <w:lang w:val="en-US"/>
          </w:rPr>
          <w:t xml:space="preserve">diving straight into </w:t>
        </w:r>
      </w:ins>
      <w:ins w:id="6" w:author="Salil Kapur" w:date="2017-04-05T14:56:00Z">
        <w:r w:rsidR="00DF4253">
          <w:rPr>
            <w:lang w:val="en-US"/>
          </w:rPr>
          <w:t>i</w:t>
        </w:r>
      </w:ins>
      <w:del w:id="7" w:author="Salil Kapur" w:date="2017-04-05T14:56:00Z">
        <w:r w:rsidDel="00DF4253">
          <w:rPr>
            <w:lang w:val="en-US"/>
          </w:rPr>
          <w:delText>I</w:delText>
        </w:r>
      </w:del>
      <w:r>
        <w:rPr>
          <w:lang w:val="en-US"/>
        </w:rPr>
        <w:t xml:space="preserve">mage </w:t>
      </w:r>
      <w:ins w:id="8" w:author="Salil Kapur" w:date="2017-04-05T14:56:00Z">
        <w:r w:rsidR="00DF4253">
          <w:rPr>
            <w:lang w:val="en-US"/>
          </w:rPr>
          <w:t>p</w:t>
        </w:r>
      </w:ins>
      <w:del w:id="9" w:author="Salil Kapur" w:date="2017-04-05T14:56:00Z">
        <w:r w:rsidDel="00DF4253">
          <w:rPr>
            <w:lang w:val="en-US"/>
          </w:rPr>
          <w:delText>P</w:delText>
        </w:r>
      </w:del>
      <w:r>
        <w:rPr>
          <w:lang w:val="en-US"/>
        </w:rPr>
        <w:t>rocessing let</w:t>
      </w:r>
      <w:r w:rsidR="002D5796">
        <w:rPr>
          <w:lang w:val="en-US"/>
        </w:rPr>
        <w:t xml:space="preserve"> us</w:t>
      </w:r>
      <w:r>
        <w:rPr>
          <w:lang w:val="en-US"/>
        </w:rPr>
        <w:t xml:space="preserve"> </w:t>
      </w:r>
      <w:del w:id="10" w:author="Salil Kapur" w:date="2017-04-05T14:52:00Z">
        <w:r w:rsidDel="00DF4253">
          <w:rPr>
            <w:lang w:val="en-US"/>
          </w:rPr>
          <w:delText>look i</w:delText>
        </w:r>
        <w:r w:rsidR="002D5796" w:rsidDel="00DF4253">
          <w:rPr>
            <w:lang w:val="en-US"/>
          </w:rPr>
          <w:delText>n to</w:delText>
        </w:r>
      </w:del>
      <w:ins w:id="11" w:author="Salil Kapur" w:date="2017-04-05T14:52:00Z">
        <w:r w:rsidR="00DF4253">
          <w:rPr>
            <w:lang w:val="en-US"/>
          </w:rPr>
          <w:t xml:space="preserve">understand </w:t>
        </w:r>
      </w:ins>
      <w:del w:id="12" w:author="Salil Kapur" w:date="2017-04-05T14:56:00Z">
        <w:r w:rsidR="002D5796" w:rsidDel="00DF4253">
          <w:rPr>
            <w:lang w:val="en-US"/>
          </w:rPr>
          <w:delText xml:space="preserve"> what </w:delText>
        </w:r>
      </w:del>
      <w:r w:rsidR="002D5796">
        <w:rPr>
          <w:lang w:val="en-US"/>
        </w:rPr>
        <w:t>images</w:t>
      </w:r>
      <w:ins w:id="13" w:author="Salil Kapur" w:date="2017-04-05T14:56:00Z">
        <w:r w:rsidR="00DF4253">
          <w:rPr>
            <w:lang w:val="en-US"/>
          </w:rPr>
          <w:t xml:space="preserve"> first</w:t>
        </w:r>
      </w:ins>
      <w:del w:id="14" w:author="Salil Kapur" w:date="2017-04-05T14:52:00Z">
        <w:r w:rsidR="002D5796" w:rsidDel="00DF4253">
          <w:rPr>
            <w:lang w:val="en-US"/>
          </w:rPr>
          <w:delText xml:space="preserve"> are</w:delText>
        </w:r>
      </w:del>
      <w:r w:rsidR="002D5796">
        <w:rPr>
          <w:lang w:val="en-US"/>
        </w:rPr>
        <w:t xml:space="preserve">. </w:t>
      </w:r>
      <w:ins w:id="15" w:author="Salil Kapur" w:date="2017-04-05T14:53:00Z">
        <w:r w:rsidR="00DF4253">
          <w:rPr>
            <w:lang w:val="en-US"/>
          </w:rPr>
          <w:t>An i</w:t>
        </w:r>
      </w:ins>
      <w:del w:id="16" w:author="Salil Kapur" w:date="2017-04-05T14:53:00Z">
        <w:r w:rsidR="002D5796" w:rsidDel="00DF4253">
          <w:rPr>
            <w:lang w:val="en-US"/>
          </w:rPr>
          <w:delText>I</w:delText>
        </w:r>
      </w:del>
      <w:r w:rsidR="002D5796">
        <w:rPr>
          <w:lang w:val="en-US"/>
        </w:rPr>
        <w:t>mage</w:t>
      </w:r>
      <w:del w:id="17" w:author="Salil Kapur" w:date="2017-04-05T14:58:00Z">
        <w:r w:rsidR="002D5796" w:rsidDel="00447A1B">
          <w:rPr>
            <w:lang w:val="en-US"/>
          </w:rPr>
          <w:delText>s</w:delText>
        </w:r>
      </w:del>
      <w:r w:rsidR="002D5796">
        <w:rPr>
          <w:lang w:val="en-US"/>
        </w:rPr>
        <w:t xml:space="preserve"> </w:t>
      </w:r>
      <w:ins w:id="18" w:author="Salil Kapur" w:date="2017-04-05T14:58:00Z">
        <w:r w:rsidR="00447A1B">
          <w:rPr>
            <w:lang w:val="en-US"/>
          </w:rPr>
          <w:t xml:space="preserve">as humans see is a two dimensional grid with each cell in the grid filled with a color value. </w:t>
        </w:r>
      </w:ins>
      <w:ins w:id="19" w:author="Salil Kapur" w:date="2017-04-05T15:01:00Z">
        <w:r w:rsidR="00447A1B">
          <w:rPr>
            <w:lang w:val="en-US"/>
          </w:rPr>
          <w:t>Each cell of the grid is formally called a pixel (abbreviation of picture element)</w:t>
        </w:r>
      </w:ins>
      <w:ins w:id="20" w:author="Salil Kapur" w:date="2017-04-05T15:02:00Z">
        <w:r w:rsidR="00447A1B">
          <w:rPr>
            <w:lang w:val="en-US"/>
          </w:rPr>
          <w:t xml:space="preserve">. </w:t>
        </w:r>
      </w:ins>
      <w:ins w:id="21" w:author="Salil Kapur" w:date="2017-04-05T15:00:00Z">
        <w:r w:rsidR="00447A1B">
          <w:rPr>
            <w:lang w:val="en-US"/>
          </w:rPr>
          <w:t xml:space="preserve">A computer also sees the image in the same way. An image on a computer is a </w:t>
        </w:r>
      </w:ins>
      <w:del w:id="22" w:author="Salil Kapur" w:date="2017-04-05T14:59:00Z">
        <w:r w:rsidR="002D5796" w:rsidDel="00447A1B">
          <w:rPr>
            <w:lang w:val="en-US"/>
          </w:rPr>
          <w:delText>f</w:delText>
        </w:r>
      </w:del>
      <w:del w:id="23" w:author="Salil Kapur" w:date="2017-04-05T15:00:00Z">
        <w:r w:rsidR="002D5796" w:rsidDel="00447A1B">
          <w:rPr>
            <w:lang w:val="en-US"/>
          </w:rPr>
          <w:delText xml:space="preserve">or a computer is a </w:delText>
        </w:r>
      </w:del>
      <w:r w:rsidR="002D5796">
        <w:rPr>
          <w:lang w:val="en-US"/>
        </w:rPr>
        <w:t>two dimensional matrix of numbers</w:t>
      </w:r>
      <w:ins w:id="24" w:author="Salil Kapur" w:date="2017-04-05T14:53:00Z">
        <w:r w:rsidR="00DF4253">
          <w:rPr>
            <w:lang w:val="en-US"/>
          </w:rPr>
          <w:t xml:space="preserve"> with </w:t>
        </w:r>
      </w:ins>
      <w:del w:id="25" w:author="Salil Kapur" w:date="2017-04-05T14:53:00Z">
        <w:r w:rsidR="002D5796" w:rsidDel="00DF4253">
          <w:rPr>
            <w:lang w:val="en-US"/>
          </w:rPr>
          <w:delText xml:space="preserve">. </w:delText>
        </w:r>
      </w:del>
      <w:ins w:id="26" w:author="Salil Kapur" w:date="2017-04-05T14:53:00Z">
        <w:r w:rsidR="00DF4253">
          <w:rPr>
            <w:lang w:val="en-US"/>
          </w:rPr>
          <w:t>e</w:t>
        </w:r>
      </w:ins>
      <w:del w:id="27" w:author="Salil Kapur" w:date="2017-04-05T14:53:00Z">
        <w:r w:rsidR="002D5796" w:rsidDel="00DF4253">
          <w:rPr>
            <w:lang w:val="en-US"/>
          </w:rPr>
          <w:delText>E</w:delText>
        </w:r>
      </w:del>
      <w:r w:rsidR="002D5796">
        <w:rPr>
          <w:lang w:val="en-US"/>
        </w:rPr>
        <w:t xml:space="preserve">ach cell in the matrix </w:t>
      </w:r>
      <w:del w:id="28" w:author="Salil Kapur" w:date="2017-04-05T15:02:00Z">
        <w:r w:rsidR="002D5796" w:rsidDel="00447A1B">
          <w:rPr>
            <w:lang w:val="en-US"/>
          </w:rPr>
          <w:delText>represent</w:delText>
        </w:r>
      </w:del>
      <w:ins w:id="29" w:author="Salil Kapur" w:date="2017-04-05T15:02:00Z">
        <w:r w:rsidR="00447A1B">
          <w:rPr>
            <w:lang w:val="en-US"/>
          </w:rPr>
          <w:t>storing</w:t>
        </w:r>
      </w:ins>
      <w:del w:id="30" w:author="Salil Kapur" w:date="2017-04-05T14:53:00Z">
        <w:r w:rsidR="002D5796" w:rsidDel="00DF4253">
          <w:rPr>
            <w:lang w:val="en-US"/>
          </w:rPr>
          <w:delText>s</w:delText>
        </w:r>
      </w:del>
      <w:r w:rsidR="002D5796">
        <w:rPr>
          <w:lang w:val="en-US"/>
        </w:rPr>
        <w:t xml:space="preserve"> the corresponding pixel </w:t>
      </w:r>
      <w:ins w:id="31" w:author="Salil Kapur" w:date="2017-04-05T15:02:00Z">
        <w:r w:rsidR="00447A1B">
          <w:rPr>
            <w:lang w:val="en-US"/>
          </w:rPr>
          <w:t xml:space="preserve">color value </w:t>
        </w:r>
      </w:ins>
      <w:r w:rsidR="002D5796">
        <w:rPr>
          <w:lang w:val="en-US"/>
        </w:rPr>
        <w:t xml:space="preserve">in the image. </w:t>
      </w:r>
    </w:p>
    <w:p w14:paraId="1EEA8FE6" w14:textId="77777777" w:rsidR="00447A1B" w:rsidRDefault="00447A1B" w:rsidP="00DF4253">
      <w:pPr>
        <w:jc w:val="both"/>
        <w:rPr>
          <w:ins w:id="32" w:author="Salil Kapur" w:date="2017-04-05T15:02:00Z"/>
          <w:lang w:val="en-US"/>
        </w:rPr>
        <w:pPrChange w:id="33" w:author="Salil Kapur" w:date="2017-04-05T14:55:00Z">
          <w:pPr/>
        </w:pPrChange>
      </w:pPr>
    </w:p>
    <w:p w14:paraId="524659A6" w14:textId="09582962" w:rsidR="002D5796" w:rsidRDefault="00447A1B" w:rsidP="00DF4253">
      <w:pPr>
        <w:jc w:val="both"/>
        <w:rPr>
          <w:lang w:val="en-US"/>
        </w:rPr>
        <w:pPrChange w:id="34" w:author="Salil Kapur" w:date="2017-04-05T14:55:00Z">
          <w:pPr/>
        </w:pPrChange>
      </w:pPr>
      <w:r>
        <w:rPr>
          <w:noProof/>
          <w:lang w:eastAsia="en-GB"/>
        </w:rPr>
        <w:drawing>
          <wp:anchor distT="0" distB="0" distL="114300" distR="114300" simplePos="0" relativeHeight="251658240" behindDoc="0" locked="0" layoutInCell="1" allowOverlap="1" wp14:anchorId="17918F0F" wp14:editId="2D15A4E6">
            <wp:simplePos x="0" y="0"/>
            <wp:positionH relativeFrom="column">
              <wp:posOffset>3021330</wp:posOffset>
            </wp:positionH>
            <wp:positionV relativeFrom="paragraph">
              <wp:posOffset>541803</wp:posOffset>
            </wp:positionV>
            <wp:extent cx="2188210" cy="1970405"/>
            <wp:effectExtent l="0" t="0" r="0" b="10795"/>
            <wp:wrapSquare wrapText="bothSides"/>
            <wp:docPr id="20" name="Picture 20" descr="../Screen%20Shot%202017-04-02%20at%2012.23.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2%20at%2012.23.08%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197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2D5796">
        <w:rPr>
          <w:lang w:val="en-US"/>
        </w:rPr>
        <w:t>Following illustration will make it more clear.</w:t>
      </w:r>
    </w:p>
    <w:p w14:paraId="015BD0F5" w14:textId="7B807029" w:rsidR="002D5796" w:rsidDel="00DF4253" w:rsidRDefault="00DF4253" w:rsidP="00DF4253">
      <w:pPr>
        <w:jc w:val="both"/>
        <w:rPr>
          <w:del w:id="35" w:author="Salil Kapur" w:date="2017-04-05T14:56:00Z"/>
          <w:lang w:val="en-US"/>
        </w:rPr>
        <w:pPrChange w:id="36" w:author="Salil Kapur" w:date="2017-04-05T14:55:00Z">
          <w:pPr/>
        </w:pPrChange>
      </w:pPr>
      <w:r>
        <w:rPr>
          <w:noProof/>
          <w:lang w:eastAsia="en-GB"/>
        </w:rPr>
        <w:drawing>
          <wp:anchor distT="0" distB="0" distL="114300" distR="114300" simplePos="0" relativeHeight="251659264" behindDoc="0" locked="0" layoutInCell="1" allowOverlap="1" wp14:anchorId="28FD00AF" wp14:editId="723AA326">
            <wp:simplePos x="0" y="0"/>
            <wp:positionH relativeFrom="column">
              <wp:posOffset>247650</wp:posOffset>
            </wp:positionH>
            <wp:positionV relativeFrom="paragraph">
              <wp:posOffset>182245</wp:posOffset>
            </wp:positionV>
            <wp:extent cx="2318385" cy="2318385"/>
            <wp:effectExtent l="0" t="0" r="0" b="0"/>
            <wp:wrapTopAndBottom/>
            <wp:docPr id="19" name="Picture 19"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8385" cy="2318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28057" w14:textId="4970E737" w:rsidR="002D5796" w:rsidRDefault="002D5796" w:rsidP="00DF4253">
      <w:pPr>
        <w:jc w:val="both"/>
        <w:rPr>
          <w:lang w:val="en-US"/>
        </w:rPr>
        <w:pPrChange w:id="37" w:author="Salil Kapur" w:date="2017-04-05T14:55:00Z">
          <w:pPr/>
        </w:pPrChange>
      </w:pPr>
    </w:p>
    <w:p w14:paraId="28E47C96" w14:textId="68B3B6B2" w:rsidR="002D5796" w:rsidRDefault="00DF4253" w:rsidP="00DF4253">
      <w:pPr>
        <w:jc w:val="both"/>
        <w:rPr>
          <w:lang w:val="en-US"/>
        </w:rPr>
        <w:pPrChange w:id="38" w:author="Salil Kapur" w:date="2017-04-05T14:55:00Z">
          <w:pPr/>
        </w:pPrChange>
      </w:pPr>
      <w:ins w:id="39" w:author="Salil Kapur" w:date="2017-04-05T14:56:00Z">
        <w:r>
          <w:rPr>
            <w:lang w:val="en-US"/>
          </w:rPr>
          <w:t>F</w:t>
        </w:r>
      </w:ins>
      <w:del w:id="40" w:author="Salil Kapur" w:date="2017-04-05T14:56:00Z">
        <w:r w:rsidR="00B7530C" w:rsidDel="00DF4253">
          <w:rPr>
            <w:lang w:val="en-US"/>
          </w:rPr>
          <w:delText>f</w:delText>
        </w:r>
      </w:del>
      <w:r w:rsidR="00B7530C">
        <w:rPr>
          <w:lang w:val="en-US"/>
        </w:rPr>
        <w:t xml:space="preserve">igure </w:t>
      </w:r>
      <w:ins w:id="41" w:author="Salil Kapur" w:date="2017-04-05T15:36:00Z">
        <w:r w:rsidR="00B20448">
          <w:rPr>
            <w:lang w:val="en-US"/>
          </w:rPr>
          <w:t>1</w:t>
        </w:r>
      </w:ins>
      <w:del w:id="42" w:author="Salil Kapur" w:date="2017-04-05T15:36:00Z">
        <w:r w:rsidR="00B7530C" w:rsidDel="00B20448">
          <w:rPr>
            <w:lang w:val="en-US"/>
          </w:rPr>
          <w:delText>1.1</w:delText>
        </w:r>
      </w:del>
      <w:r w:rsidR="00B7530C">
        <w:rPr>
          <w:lang w:val="en-US"/>
        </w:rPr>
        <w:t xml:space="preserve"> This figure shows the image matrix </w:t>
      </w:r>
      <w:ins w:id="43" w:author="Salil Kapur" w:date="2017-04-05T15:03:00Z">
        <w:r w:rsidR="00447A1B">
          <w:rPr>
            <w:lang w:val="en-US"/>
          </w:rPr>
          <w:t xml:space="preserve">as stored on a computer </w:t>
        </w:r>
      </w:ins>
      <w:r w:rsidR="00B7530C">
        <w:rPr>
          <w:lang w:val="en-US"/>
        </w:rPr>
        <w:t xml:space="preserve">of a small portion of the image </w:t>
      </w:r>
      <w:del w:id="44" w:author="Salil Kapur" w:date="2017-04-05T14:56:00Z">
        <w:r w:rsidR="00B7530C" w:rsidDel="00DF4253">
          <w:rPr>
            <w:lang w:val="en-US"/>
          </w:rPr>
          <w:delText xml:space="preserve">shown </w:delText>
        </w:r>
      </w:del>
      <w:r w:rsidR="00B7530C">
        <w:rPr>
          <w:lang w:val="en-US"/>
        </w:rPr>
        <w:t>in</w:t>
      </w:r>
      <w:ins w:id="45" w:author="Salil Kapur" w:date="2017-04-05T14:56:00Z">
        <w:r>
          <w:rPr>
            <w:lang w:val="en-US"/>
          </w:rPr>
          <w:t xml:space="preserve"> the red </w:t>
        </w:r>
      </w:ins>
      <w:del w:id="46" w:author="Salil Kapur" w:date="2017-04-05T14:56:00Z">
        <w:r w:rsidR="00B7530C" w:rsidDel="00DF4253">
          <w:rPr>
            <w:lang w:val="en-US"/>
          </w:rPr>
          <w:delText xml:space="preserve"> a </w:delText>
        </w:r>
      </w:del>
      <w:r w:rsidR="00B7530C">
        <w:rPr>
          <w:lang w:val="en-US"/>
        </w:rPr>
        <w:t>box.</w:t>
      </w:r>
    </w:p>
    <w:p w14:paraId="3068FD23" w14:textId="77777777" w:rsidR="00B7530C" w:rsidDel="00B35776" w:rsidRDefault="00B7530C" w:rsidP="00DF4253">
      <w:pPr>
        <w:jc w:val="both"/>
        <w:rPr>
          <w:del w:id="47" w:author="Salil Kapur" w:date="2017-04-05T21:43:00Z"/>
          <w:lang w:val="en-US"/>
        </w:rPr>
        <w:pPrChange w:id="48" w:author="Salil Kapur" w:date="2017-04-05T14:55:00Z">
          <w:pPr/>
        </w:pPrChange>
      </w:pPr>
    </w:p>
    <w:p w14:paraId="7F5EBC53" w14:textId="77777777" w:rsidR="00B35776" w:rsidRDefault="00B35776" w:rsidP="00DF4253">
      <w:pPr>
        <w:jc w:val="both"/>
        <w:rPr>
          <w:ins w:id="49" w:author="Salil Kapur" w:date="2017-04-05T21:43:00Z"/>
          <w:lang w:val="en-US"/>
        </w:rPr>
        <w:pPrChange w:id="50" w:author="Salil Kapur" w:date="2017-04-05T14:55:00Z">
          <w:pPr/>
        </w:pPrChange>
      </w:pPr>
    </w:p>
    <w:p w14:paraId="367FEC04" w14:textId="229E5D61" w:rsidR="00161A1F" w:rsidDel="00B35776" w:rsidRDefault="00001D10" w:rsidP="00DF4253">
      <w:pPr>
        <w:jc w:val="both"/>
        <w:rPr>
          <w:del w:id="51" w:author="Salil Kapur" w:date="2017-04-05T21:42:00Z"/>
          <w:lang w:val="en-US"/>
        </w:rPr>
        <w:pPrChange w:id="52" w:author="Salil Kapur" w:date="2017-04-05T14:55:00Z">
          <w:pPr/>
        </w:pPrChange>
      </w:pPr>
      <w:del w:id="53" w:author="Salil Kapur" w:date="2017-04-05T21:15:00Z">
        <w:r w:rsidDel="008365C9">
          <w:rPr>
            <w:lang w:val="en-US"/>
          </w:rPr>
          <w:delText xml:space="preserve">Image </w:delText>
        </w:r>
        <w:r w:rsidR="00AB4836" w:rsidDel="008365C9">
          <w:rPr>
            <w:lang w:val="en-US"/>
          </w:rPr>
          <w:delText xml:space="preserve">processing </w:delText>
        </w:r>
        <w:r w:rsidR="002827F1" w:rsidDel="008365C9">
          <w:rPr>
            <w:lang w:val="en-US"/>
          </w:rPr>
          <w:delText xml:space="preserve">is </w:delText>
        </w:r>
        <w:r w:rsidR="002D5796" w:rsidDel="008365C9">
          <w:rPr>
            <w:lang w:val="en-US"/>
          </w:rPr>
          <w:delText xml:space="preserve">the field of studying and </w:delText>
        </w:r>
        <w:r w:rsidR="002827F1" w:rsidDel="008365C9">
          <w:rPr>
            <w:lang w:val="en-US"/>
          </w:rPr>
          <w:delText>analyzing</w:delText>
        </w:r>
        <w:r w:rsidR="009A33A7" w:rsidDel="008365C9">
          <w:rPr>
            <w:lang w:val="en-US"/>
          </w:rPr>
          <w:delText xml:space="preserve"> image</w:delText>
        </w:r>
        <w:r w:rsidR="00DF4253" w:rsidDel="008365C9">
          <w:rPr>
            <w:lang w:val="en-US"/>
          </w:rPr>
          <w:delText>s</w:delText>
        </w:r>
        <w:r w:rsidR="009A33A7" w:rsidDel="008365C9">
          <w:rPr>
            <w:lang w:val="en-US"/>
          </w:rPr>
          <w:delText>.</w:delText>
        </w:r>
        <w:r w:rsidR="00AF5000" w:rsidDel="008365C9">
          <w:rPr>
            <w:lang w:val="en-US"/>
          </w:rPr>
          <w:delText xml:space="preserve"> </w:delText>
        </w:r>
      </w:del>
      <w:del w:id="54" w:author="Salil Kapur" w:date="2017-04-05T15:28:00Z">
        <w:r w:rsidR="002D5796" w:rsidDel="00F665A3">
          <w:rPr>
            <w:lang w:val="en-US"/>
          </w:rPr>
          <w:delText xml:space="preserve">Using various </w:delText>
        </w:r>
      </w:del>
      <w:del w:id="55" w:author="Salil Kapur" w:date="2017-04-05T15:08:00Z">
        <w:r w:rsidR="002D5796" w:rsidDel="00447A1B">
          <w:rPr>
            <w:lang w:val="en-US"/>
          </w:rPr>
          <w:delText xml:space="preserve">properties </w:delText>
        </w:r>
      </w:del>
      <w:del w:id="56" w:author="Salil Kapur" w:date="2017-04-05T15:28:00Z">
        <w:r w:rsidR="002D5796" w:rsidDel="00F665A3">
          <w:rPr>
            <w:lang w:val="en-US"/>
          </w:rPr>
          <w:delText xml:space="preserve">of an </w:delText>
        </w:r>
      </w:del>
      <w:del w:id="57" w:author="Salil Kapur" w:date="2017-04-05T21:15:00Z">
        <w:r w:rsidR="002D5796" w:rsidDel="008365C9">
          <w:rPr>
            <w:lang w:val="en-US"/>
          </w:rPr>
          <w:delText xml:space="preserve">image like </w:delText>
        </w:r>
      </w:del>
      <w:del w:id="58" w:author="Salil Kapur" w:date="2017-04-05T15:28:00Z">
        <w:r w:rsidR="002D5796" w:rsidDel="00F665A3">
          <w:rPr>
            <w:lang w:val="en-US"/>
          </w:rPr>
          <w:delText xml:space="preserve">the </w:delText>
        </w:r>
      </w:del>
      <w:del w:id="59" w:author="Salil Kapur" w:date="2017-04-05T21:15:00Z">
        <w:r w:rsidR="002D5796" w:rsidDel="008365C9">
          <w:rPr>
            <w:lang w:val="en-US"/>
          </w:rPr>
          <w:delText>color</w:delText>
        </w:r>
      </w:del>
      <w:del w:id="60" w:author="Salil Kapur" w:date="2017-04-05T15:28:00Z">
        <w:r w:rsidR="002D5796" w:rsidDel="00F665A3">
          <w:rPr>
            <w:lang w:val="en-US"/>
          </w:rPr>
          <w:delText>s</w:delText>
        </w:r>
      </w:del>
      <w:del w:id="61" w:author="Salil Kapur" w:date="2017-04-05T21:15:00Z">
        <w:r w:rsidR="002D5796" w:rsidDel="008365C9">
          <w:rPr>
            <w:lang w:val="en-US"/>
          </w:rPr>
          <w:delText xml:space="preserve">, </w:delText>
        </w:r>
      </w:del>
      <w:del w:id="62" w:author="Salil Kapur" w:date="2017-04-05T15:29:00Z">
        <w:r w:rsidR="002D5796" w:rsidDel="00B20448">
          <w:rPr>
            <w:lang w:val="en-US"/>
          </w:rPr>
          <w:delText>structure</w:delText>
        </w:r>
      </w:del>
      <w:del w:id="63" w:author="Salil Kapur" w:date="2017-04-05T21:15:00Z">
        <w:r w:rsidR="002D5796" w:rsidDel="008365C9">
          <w:rPr>
            <w:lang w:val="en-US"/>
          </w:rPr>
          <w:delText xml:space="preserve"> and other fine details </w:delText>
        </w:r>
      </w:del>
      <w:del w:id="64" w:author="Salil Kapur" w:date="2017-04-05T15:29:00Z">
        <w:r w:rsidR="002D5796" w:rsidDel="00B20448">
          <w:rPr>
            <w:lang w:val="en-US"/>
          </w:rPr>
          <w:delText xml:space="preserve">we try </w:delText>
        </w:r>
      </w:del>
      <w:del w:id="65" w:author="Salil Kapur" w:date="2017-04-05T21:15:00Z">
        <w:r w:rsidR="002D5796" w:rsidDel="008365C9">
          <w:rPr>
            <w:lang w:val="en-US"/>
          </w:rPr>
          <w:delText xml:space="preserve">to extract meaningful information </w:delText>
        </w:r>
        <w:r w:rsidR="009A33A7" w:rsidDel="008365C9">
          <w:rPr>
            <w:lang w:val="en-US"/>
          </w:rPr>
          <w:delText xml:space="preserve">like </w:delText>
        </w:r>
        <w:r w:rsidR="003261E5" w:rsidDel="008365C9">
          <w:rPr>
            <w:lang w:val="en-US"/>
          </w:rPr>
          <w:delText>edges</w:delText>
        </w:r>
        <w:r w:rsidR="00427816" w:rsidDel="008365C9">
          <w:rPr>
            <w:lang w:val="en-US"/>
          </w:rPr>
          <w:delText xml:space="preserve">, </w:delText>
        </w:r>
        <w:r w:rsidR="009A33A7" w:rsidDel="008365C9">
          <w:rPr>
            <w:lang w:val="en-US"/>
          </w:rPr>
          <w:delText>ob</w:delText>
        </w:r>
        <w:r w:rsidR="003261E5" w:rsidDel="008365C9">
          <w:rPr>
            <w:lang w:val="en-US"/>
          </w:rPr>
          <w:delText>jects</w:delText>
        </w:r>
        <w:r w:rsidR="00062877" w:rsidDel="008365C9">
          <w:rPr>
            <w:lang w:val="en-US"/>
          </w:rPr>
          <w:delText xml:space="preserve">, </w:delText>
        </w:r>
        <w:r w:rsidR="002D5796" w:rsidDel="008365C9">
          <w:rPr>
            <w:lang w:val="en-US"/>
          </w:rPr>
          <w:delText>contours</w:delText>
        </w:r>
        <w:r w:rsidR="009A33A7" w:rsidDel="008365C9">
          <w:rPr>
            <w:lang w:val="en-US"/>
          </w:rPr>
          <w:delText xml:space="preserve"> </w:delText>
        </w:r>
        <w:r w:rsidR="002D5796" w:rsidDel="008365C9">
          <w:rPr>
            <w:lang w:val="en-US"/>
          </w:rPr>
          <w:delText>and more</w:delText>
        </w:r>
        <w:r w:rsidR="006F5A62" w:rsidDel="008365C9">
          <w:rPr>
            <w:lang w:val="en-US"/>
          </w:rPr>
          <w:delText xml:space="preserve">. </w:delText>
        </w:r>
        <w:r w:rsidR="002D5796" w:rsidDel="008365C9">
          <w:rPr>
            <w:lang w:val="en-US"/>
          </w:rPr>
          <w:delText>Th</w:delText>
        </w:r>
      </w:del>
      <w:del w:id="66" w:author="Salil Kapur" w:date="2017-04-05T15:30:00Z">
        <w:r w:rsidR="002D5796" w:rsidDel="00B20448">
          <w:rPr>
            <w:lang w:val="en-US"/>
          </w:rPr>
          <w:delText>is</w:delText>
        </w:r>
      </w:del>
      <w:del w:id="67" w:author="Salil Kapur" w:date="2017-04-05T21:15:00Z">
        <w:r w:rsidR="002D5796" w:rsidDel="008365C9">
          <w:rPr>
            <w:lang w:val="en-US"/>
          </w:rPr>
          <w:delText xml:space="preserve"> </w:delText>
        </w:r>
      </w:del>
      <w:del w:id="68" w:author="Salil Kapur" w:date="2017-04-05T15:30:00Z">
        <w:r w:rsidR="002D5796" w:rsidDel="00B20448">
          <w:rPr>
            <w:lang w:val="en-US"/>
          </w:rPr>
          <w:delText xml:space="preserve">information </w:delText>
        </w:r>
      </w:del>
      <w:del w:id="69" w:author="Salil Kapur" w:date="2017-04-05T21:15:00Z">
        <w:r w:rsidR="002D5796" w:rsidDel="008365C9">
          <w:rPr>
            <w:lang w:val="en-US"/>
          </w:rPr>
          <w:delText xml:space="preserve">can then be used in </w:delText>
        </w:r>
      </w:del>
      <w:del w:id="70" w:author="Salil Kapur" w:date="2017-04-05T15:30:00Z">
        <w:r w:rsidR="002D5796" w:rsidDel="00B20448">
          <w:rPr>
            <w:lang w:val="en-US"/>
          </w:rPr>
          <w:delText xml:space="preserve">various </w:delText>
        </w:r>
      </w:del>
      <w:del w:id="71" w:author="Salil Kapur" w:date="2017-04-05T21:15:00Z">
        <w:r w:rsidR="002D5796" w:rsidDel="008365C9">
          <w:rPr>
            <w:lang w:val="en-US"/>
          </w:rPr>
          <w:delText>applications like medicine, security</w:delText>
        </w:r>
      </w:del>
      <w:del w:id="72" w:author="Salil Kapur" w:date="2017-04-05T15:30:00Z">
        <w:r w:rsidR="002D5796" w:rsidDel="00B20448">
          <w:rPr>
            <w:lang w:val="en-US"/>
          </w:rPr>
          <w:delText xml:space="preserve"> applications</w:delText>
        </w:r>
      </w:del>
      <w:del w:id="73" w:author="Salil Kapur" w:date="2017-04-05T21:15:00Z">
        <w:r w:rsidR="002D5796" w:rsidDel="008365C9">
          <w:rPr>
            <w:lang w:val="en-US"/>
          </w:rPr>
          <w:delText>, social media services, self-driving cars</w:delText>
        </w:r>
      </w:del>
      <w:del w:id="74" w:author="Salil Kapur" w:date="2017-04-05T14:48:00Z">
        <w:r w:rsidR="002D5796" w:rsidDel="00DF4253">
          <w:rPr>
            <w:lang w:val="en-US"/>
          </w:rPr>
          <w:delText xml:space="preserve">. Some </w:delText>
        </w:r>
      </w:del>
      <w:del w:id="75" w:author="Salil Kapur" w:date="2017-04-05T14:49:00Z">
        <w:r w:rsidR="002D5796" w:rsidDel="00DF4253">
          <w:rPr>
            <w:lang w:val="en-US"/>
          </w:rPr>
          <w:delText>these are elaborated below</w:delText>
        </w:r>
      </w:del>
      <w:del w:id="76" w:author="Salil Kapur" w:date="2017-04-05T21:15:00Z">
        <w:r w:rsidR="002D5796" w:rsidDel="008365C9">
          <w:rPr>
            <w:lang w:val="en-US"/>
          </w:rPr>
          <w:delText>.</w:delText>
        </w:r>
      </w:del>
      <w:del w:id="77" w:author="Salil Kapur" w:date="2017-04-05T15:30:00Z">
        <w:r w:rsidR="002D5796" w:rsidDel="00B20448">
          <w:rPr>
            <w:lang w:val="en-US"/>
          </w:rPr>
          <w:delText xml:space="preserve"> During the course of this book we will look into details of how to implement algorithms that can help us extract meaningful information from images.</w:delText>
        </w:r>
      </w:del>
    </w:p>
    <w:p w14:paraId="648E1597" w14:textId="3071232A" w:rsidR="00161A1F" w:rsidDel="00B35776" w:rsidRDefault="00161A1F" w:rsidP="00DF4253">
      <w:pPr>
        <w:jc w:val="both"/>
        <w:rPr>
          <w:del w:id="78" w:author="Salil Kapur" w:date="2017-04-05T21:43:00Z"/>
          <w:lang w:val="en-US"/>
        </w:rPr>
        <w:pPrChange w:id="79" w:author="Salil Kapur" w:date="2017-04-05T14:55:00Z">
          <w:pPr/>
        </w:pPrChange>
      </w:pPr>
    </w:p>
    <w:p w14:paraId="39DF2E47" w14:textId="13B02CCF" w:rsidR="00CD0322" w:rsidRDefault="00B20448" w:rsidP="00DF4253">
      <w:pPr>
        <w:jc w:val="both"/>
        <w:rPr>
          <w:lang w:val="en-US"/>
        </w:rPr>
        <w:pPrChange w:id="80" w:author="Salil Kapur" w:date="2017-04-05T14:55:00Z">
          <w:pPr/>
        </w:pPrChange>
      </w:pPr>
      <w:ins w:id="81" w:author="Salil Kapur" w:date="2017-04-05T15:31:00Z">
        <w:r>
          <w:rPr>
            <w:lang w:val="en-US"/>
          </w:rPr>
          <w:t>Let us take a look at some common a</w:t>
        </w:r>
      </w:ins>
      <w:del w:id="82" w:author="Salil Kapur" w:date="2017-04-05T15:31:00Z">
        <w:r w:rsidR="002D5796" w:rsidDel="00B20448">
          <w:rPr>
            <w:lang w:val="en-US"/>
          </w:rPr>
          <w:delText>A</w:delText>
        </w:r>
      </w:del>
      <w:r w:rsidR="00CD0322">
        <w:rPr>
          <w:lang w:val="en-US"/>
        </w:rPr>
        <w:t xml:space="preserve">pplications of </w:t>
      </w:r>
      <w:ins w:id="83" w:author="Salil Kapur" w:date="2017-04-05T15:31:00Z">
        <w:r>
          <w:rPr>
            <w:lang w:val="en-US"/>
          </w:rPr>
          <w:t>i</w:t>
        </w:r>
      </w:ins>
      <w:del w:id="84" w:author="Salil Kapur" w:date="2017-04-05T15:31:00Z">
        <w:r w:rsidR="002D5796" w:rsidDel="00B20448">
          <w:rPr>
            <w:lang w:val="en-US"/>
          </w:rPr>
          <w:delText>I</w:delText>
        </w:r>
      </w:del>
      <w:r w:rsidR="00CD0322">
        <w:rPr>
          <w:lang w:val="en-US"/>
        </w:rPr>
        <w:t xml:space="preserve">mage </w:t>
      </w:r>
      <w:ins w:id="85" w:author="Salil Kapur" w:date="2017-04-05T15:31:00Z">
        <w:r>
          <w:rPr>
            <w:lang w:val="en-US"/>
          </w:rPr>
          <w:t>p</w:t>
        </w:r>
      </w:ins>
      <w:del w:id="86" w:author="Salil Kapur" w:date="2017-04-05T15:31:00Z">
        <w:r w:rsidR="002D5796" w:rsidDel="00B20448">
          <w:rPr>
            <w:lang w:val="en-US"/>
          </w:rPr>
          <w:delText>P</w:delText>
        </w:r>
      </w:del>
      <w:r w:rsidR="00CD0322">
        <w:rPr>
          <w:lang w:val="en-US"/>
        </w:rPr>
        <w:t>rocessing:</w:t>
      </w:r>
    </w:p>
    <w:p w14:paraId="41FF2D43" w14:textId="77777777" w:rsidR="00CD0322" w:rsidRDefault="00CD0322" w:rsidP="00DF4253">
      <w:pPr>
        <w:jc w:val="both"/>
        <w:rPr>
          <w:lang w:val="en-US"/>
        </w:rPr>
        <w:pPrChange w:id="87" w:author="Salil Kapur" w:date="2017-04-05T14:55:00Z">
          <w:pPr/>
        </w:pPrChange>
      </w:pPr>
    </w:p>
    <w:p w14:paraId="75784A83" w14:textId="329A51A4" w:rsidR="00CD0322" w:rsidRDefault="00CD0322" w:rsidP="00DF4253">
      <w:pPr>
        <w:pStyle w:val="ListParagraph"/>
        <w:numPr>
          <w:ilvl w:val="0"/>
          <w:numId w:val="3"/>
        </w:numPr>
        <w:jc w:val="both"/>
        <w:rPr>
          <w:lang w:val="en-US"/>
        </w:rPr>
        <w:pPrChange w:id="88" w:author="Salil Kapur" w:date="2017-04-05T14:55:00Z">
          <w:pPr>
            <w:pStyle w:val="ListParagraph"/>
            <w:numPr>
              <w:numId w:val="3"/>
            </w:numPr>
            <w:ind w:hanging="360"/>
          </w:pPr>
        </w:pPrChange>
      </w:pPr>
      <w:r>
        <w:rPr>
          <w:lang w:val="en-US"/>
        </w:rPr>
        <w:t>Medi</w:t>
      </w:r>
      <w:r w:rsidR="002D5796">
        <w:rPr>
          <w:lang w:val="en-US"/>
        </w:rPr>
        <w:t>cine</w:t>
      </w:r>
    </w:p>
    <w:p w14:paraId="0EAF2C88" w14:textId="47BB35A8" w:rsidR="00975D69" w:rsidRPr="008F3A5E" w:rsidRDefault="00BE6A36" w:rsidP="00DF4253">
      <w:pPr>
        <w:pStyle w:val="ListParagraph"/>
        <w:jc w:val="both"/>
        <w:rPr>
          <w:lang w:val="en-US"/>
        </w:rPr>
        <w:pPrChange w:id="89" w:author="Salil Kapur" w:date="2017-04-05T14:55:00Z">
          <w:pPr>
            <w:pStyle w:val="ListParagraph"/>
          </w:pPr>
        </w:pPrChange>
      </w:pPr>
      <w:ins w:id="90" w:author="Salil Kapur" w:date="2017-04-05T21:16:00Z">
        <w:r>
          <w:rPr>
            <w:lang w:val="en-US"/>
          </w:rPr>
          <w:t xml:space="preserve">In the recent years, </w:t>
        </w:r>
      </w:ins>
      <w:ins w:id="91" w:author="Salil Kapur" w:date="2017-04-05T21:17:00Z">
        <w:r>
          <w:rPr>
            <w:lang w:val="en-US"/>
          </w:rPr>
          <w:t xml:space="preserve">the field of </w:t>
        </w:r>
      </w:ins>
      <w:r w:rsidR="00E7580A">
        <w:rPr>
          <w:lang w:val="en-US"/>
        </w:rPr>
        <w:t xml:space="preserve">Medicine </w:t>
      </w:r>
      <w:r w:rsidR="0038095A">
        <w:rPr>
          <w:lang w:val="en-US"/>
        </w:rPr>
        <w:t xml:space="preserve">has </w:t>
      </w:r>
      <w:r w:rsidR="00E7580A">
        <w:rPr>
          <w:lang w:val="en-US"/>
        </w:rPr>
        <w:t>seen</w:t>
      </w:r>
      <w:r w:rsidR="0038095A">
        <w:rPr>
          <w:lang w:val="en-US"/>
        </w:rPr>
        <w:t xml:space="preserve"> </w:t>
      </w:r>
      <w:del w:id="92" w:author="Salil Kapur" w:date="2017-04-05T21:17:00Z">
        <w:r w:rsidR="00E7580A" w:rsidDel="00BE6A36">
          <w:rPr>
            <w:lang w:val="en-US"/>
          </w:rPr>
          <w:delText xml:space="preserve">a </w:delText>
        </w:r>
        <w:r w:rsidR="0038095A" w:rsidDel="00BE6A36">
          <w:rPr>
            <w:lang w:val="en-US"/>
          </w:rPr>
          <w:delText xml:space="preserve">lot of advancement in the </w:delText>
        </w:r>
        <w:r w:rsidR="00E7580A" w:rsidDel="00BE6A36">
          <w:rPr>
            <w:lang w:val="en-US"/>
          </w:rPr>
          <w:delText>recent years</w:delText>
        </w:r>
        <w:r w:rsidR="0038095A" w:rsidDel="00BE6A36">
          <w:rPr>
            <w:lang w:val="en-US"/>
          </w:rPr>
          <w:delText xml:space="preserve"> due to </w:delText>
        </w:r>
      </w:del>
      <w:r w:rsidR="00E7580A">
        <w:rPr>
          <w:lang w:val="en-US"/>
        </w:rPr>
        <w:t>rapid advancements</w:t>
      </w:r>
      <w:del w:id="93" w:author="Salil Kapur" w:date="2017-04-05T21:17:00Z">
        <w:r w:rsidR="00E7580A" w:rsidDel="00BE6A36">
          <w:rPr>
            <w:lang w:val="en-US"/>
          </w:rPr>
          <w:delText xml:space="preserve"> in related fields</w:delText>
        </w:r>
      </w:del>
      <w:r w:rsidR="0038095A">
        <w:rPr>
          <w:lang w:val="en-US"/>
        </w:rPr>
        <w:t xml:space="preserve">. </w:t>
      </w:r>
      <w:ins w:id="94" w:author="Salil Kapur" w:date="2017-04-05T21:17:00Z">
        <w:r>
          <w:rPr>
            <w:lang w:val="en-US"/>
          </w:rPr>
          <w:t>For example, more sophisticated imaging techniques, better techniques to detect the nature of tumors in MRI/PET scans.</w:t>
        </w:r>
      </w:ins>
      <w:ins w:id="95" w:author="Salil Kapur" w:date="2017-04-05T21:18:00Z">
        <w:r>
          <w:rPr>
            <w:lang w:val="en-US"/>
          </w:rPr>
          <w:t xml:space="preserve"> The interdisciplinary research between biology and </w:t>
        </w:r>
      </w:ins>
      <w:ins w:id="96" w:author="Salil Kapur" w:date="2017-04-05T21:19:00Z">
        <w:r>
          <w:rPr>
            <w:lang w:val="en-US"/>
          </w:rPr>
          <w:t>i</w:t>
        </w:r>
      </w:ins>
      <w:del w:id="97" w:author="Salil Kapur" w:date="2017-04-05T21:19:00Z">
        <w:r w:rsidR="0038095A" w:rsidDel="00BE6A36">
          <w:rPr>
            <w:lang w:val="en-US"/>
          </w:rPr>
          <w:delText>I</w:delText>
        </w:r>
      </w:del>
      <w:r w:rsidR="0038095A">
        <w:rPr>
          <w:lang w:val="en-US"/>
        </w:rPr>
        <w:t xml:space="preserve">mage processing </w:t>
      </w:r>
      <w:ins w:id="98" w:author="Salil Kapur" w:date="2017-04-05T21:19:00Z">
        <w:r>
          <w:rPr>
            <w:lang w:val="en-US"/>
          </w:rPr>
          <w:t>played an important role</w:t>
        </w:r>
      </w:ins>
      <w:del w:id="99" w:author="Salil Kapur" w:date="2017-04-05T21:18:00Z">
        <w:r w:rsidR="0038095A" w:rsidDel="00BE6A36">
          <w:rPr>
            <w:lang w:val="en-US"/>
          </w:rPr>
          <w:delText xml:space="preserve">is </w:delText>
        </w:r>
        <w:r w:rsidR="00E7580A" w:rsidDel="00BE6A36">
          <w:rPr>
            <w:lang w:val="en-US"/>
          </w:rPr>
          <w:delText>such one field</w:delText>
        </w:r>
        <w:r w:rsidR="0038095A" w:rsidDel="00BE6A36">
          <w:rPr>
            <w:lang w:val="en-US"/>
          </w:rPr>
          <w:delText xml:space="preserve"> which </w:delText>
        </w:r>
      </w:del>
      <w:del w:id="100" w:author="Salil Kapur" w:date="2017-04-05T21:19:00Z">
        <w:r w:rsidR="0038095A" w:rsidDel="00BE6A36">
          <w:rPr>
            <w:lang w:val="en-US"/>
          </w:rPr>
          <w:delText xml:space="preserve">has helped in the growth of </w:delText>
        </w:r>
        <w:r w:rsidR="00E7580A" w:rsidDel="00BE6A36">
          <w:rPr>
            <w:lang w:val="en-US"/>
          </w:rPr>
          <w:delText>Medicine</w:delText>
        </w:r>
      </w:del>
      <w:r w:rsidR="0038095A">
        <w:rPr>
          <w:lang w:val="en-US"/>
        </w:rPr>
        <w:t>.</w:t>
      </w:r>
      <w:ins w:id="101" w:author="Salil Kapur" w:date="2017-04-05T21:20:00Z">
        <w:r>
          <w:rPr>
            <w:lang w:val="en-US"/>
          </w:rPr>
          <w:t xml:space="preserve"> The following image illustrates how image processing algorithms are being used to detect tumors. This has helped in early diagnosis of diseases and a more effective treatment.</w:t>
        </w:r>
      </w:ins>
      <w:del w:id="102" w:author="Salil Kapur" w:date="2017-04-05T21:19:00Z">
        <w:r w:rsidR="0038095A" w:rsidDel="00BE6A36">
          <w:rPr>
            <w:lang w:val="en-US"/>
          </w:rPr>
          <w:delText xml:space="preserve"> Tumors can be detected using image processing algorithms</w:delText>
        </w:r>
        <w:r w:rsidR="00E01621" w:rsidDel="00BE6A36">
          <w:rPr>
            <w:lang w:val="en-US"/>
          </w:rPr>
          <w:delText xml:space="preserve"> (figure 1.1)</w:delText>
        </w:r>
        <w:r w:rsidR="0038095A" w:rsidDel="00BE6A36">
          <w:rPr>
            <w:lang w:val="en-US"/>
          </w:rPr>
          <w:delText xml:space="preserve"> which helps the doctors to cure the patients. </w:delText>
        </w:r>
        <w:r w:rsidR="00975D69" w:rsidDel="00BE6A36">
          <w:rPr>
            <w:lang w:val="en-US"/>
          </w:rPr>
          <w:delText xml:space="preserve">Another application in the medical field </w:delText>
        </w:r>
        <w:r w:rsidR="008F3A5E" w:rsidDel="00BE6A36">
          <w:rPr>
            <w:lang w:val="en-US"/>
          </w:rPr>
          <w:delText>i</w:delText>
        </w:r>
        <w:r w:rsidR="00975D69" w:rsidRPr="008F3A5E" w:rsidDel="00BE6A36">
          <w:rPr>
            <w:lang w:val="en-US"/>
          </w:rPr>
          <w:delText>s the ultra Sonography.</w:delText>
        </w:r>
      </w:del>
    </w:p>
    <w:p w14:paraId="714C2197" w14:textId="77777777" w:rsidR="00975D69" w:rsidRPr="00E01621" w:rsidRDefault="00975D69" w:rsidP="00DF4253">
      <w:pPr>
        <w:jc w:val="both"/>
        <w:rPr>
          <w:lang w:val="en-US"/>
        </w:rPr>
        <w:pPrChange w:id="103" w:author="Salil Kapur" w:date="2017-04-05T14:55:00Z">
          <w:pPr/>
        </w:pPrChange>
      </w:pPr>
    </w:p>
    <w:p w14:paraId="10B182F0" w14:textId="77777777" w:rsidR="00975D69" w:rsidRDefault="00975D69" w:rsidP="00DF4253">
      <w:pPr>
        <w:pStyle w:val="ListParagraph"/>
        <w:jc w:val="both"/>
        <w:rPr>
          <w:lang w:val="en-US"/>
        </w:rPr>
        <w:pPrChange w:id="104" w:author="Salil Kapur" w:date="2017-04-05T14:55:00Z">
          <w:pPr>
            <w:pStyle w:val="ListParagraph"/>
          </w:pPr>
        </w:pPrChange>
      </w:pPr>
    </w:p>
    <w:p w14:paraId="04F8E604" w14:textId="77777777" w:rsidR="00975D69" w:rsidRDefault="00975D69" w:rsidP="00DF4253">
      <w:pPr>
        <w:pStyle w:val="ListParagraph"/>
        <w:jc w:val="both"/>
        <w:rPr>
          <w:lang w:val="en-US"/>
        </w:rPr>
        <w:pPrChange w:id="105" w:author="Salil Kapur" w:date="2017-04-05T14:55:00Z">
          <w:pPr>
            <w:pStyle w:val="ListParagraph"/>
          </w:pPr>
        </w:pPrChange>
      </w:pPr>
    </w:p>
    <w:p w14:paraId="5B9CDD1A" w14:textId="77777777" w:rsidR="00975D69" w:rsidRDefault="00E01621" w:rsidP="00DF4253">
      <w:pPr>
        <w:pStyle w:val="ListParagraph"/>
        <w:jc w:val="both"/>
        <w:rPr>
          <w:lang w:val="en-US"/>
        </w:rPr>
        <w:pPrChange w:id="106" w:author="Salil Kapur" w:date="2017-04-05T14:55:00Z">
          <w:pPr>
            <w:pStyle w:val="ListParagraph"/>
          </w:pPr>
        </w:pPrChange>
      </w:pPr>
      <w:r>
        <w:rPr>
          <w:noProof/>
          <w:lang w:eastAsia="en-GB"/>
        </w:rPr>
        <w:lastRenderedPageBreak/>
        <w:drawing>
          <wp:inline distT="0" distB="0" distL="0" distR="0" wp14:anchorId="569B9723" wp14:editId="2A01FBB9">
            <wp:extent cx="4852035" cy="3735975"/>
            <wp:effectExtent l="0" t="0" r="0" b="0"/>
            <wp:docPr id="1" name="Picture 1" descr="/Users/saurabhkapur/Desktop/Book/images/3N5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urabhkapur/Desktop/Book/images/3N5F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7183" cy="3763038"/>
                    </a:xfrm>
                    <a:prstGeom prst="rect">
                      <a:avLst/>
                    </a:prstGeom>
                    <a:noFill/>
                    <a:ln>
                      <a:noFill/>
                    </a:ln>
                  </pic:spPr>
                </pic:pic>
              </a:graphicData>
            </a:graphic>
          </wp:inline>
        </w:drawing>
      </w:r>
    </w:p>
    <w:p w14:paraId="2BDB0A62" w14:textId="77777777" w:rsidR="00975D69" w:rsidRPr="00E01621" w:rsidRDefault="00E01621" w:rsidP="00DF4253">
      <w:pPr>
        <w:jc w:val="both"/>
        <w:rPr>
          <w:sz w:val="22"/>
          <w:lang w:val="en-US"/>
        </w:rPr>
        <w:pPrChange w:id="107" w:author="Salil Kapur" w:date="2017-04-05T14:55:00Z">
          <w:pPr/>
        </w:pPrChange>
      </w:pPr>
      <w:r>
        <w:rPr>
          <w:lang w:val="en-US"/>
        </w:rPr>
        <w:tab/>
        <w:t xml:space="preserve">figure 1.1 </w:t>
      </w:r>
      <w:r w:rsidRPr="00E01621">
        <w:rPr>
          <w:sz w:val="22"/>
          <w:lang w:val="en-US"/>
        </w:rPr>
        <w:t>Detection of tumor using image processing techniques.</w:t>
      </w:r>
    </w:p>
    <w:p w14:paraId="0D2A2693" w14:textId="77777777" w:rsidR="00975D69" w:rsidDel="00B35776" w:rsidRDefault="00975D69" w:rsidP="00DF4253">
      <w:pPr>
        <w:pStyle w:val="ListParagraph"/>
        <w:jc w:val="both"/>
        <w:rPr>
          <w:del w:id="108" w:author="Salil Kapur" w:date="2017-04-05T21:43:00Z"/>
          <w:lang w:val="en-US"/>
        </w:rPr>
        <w:pPrChange w:id="109" w:author="Salil Kapur" w:date="2017-04-05T14:55:00Z">
          <w:pPr>
            <w:pStyle w:val="ListParagraph"/>
          </w:pPr>
        </w:pPrChange>
      </w:pPr>
    </w:p>
    <w:p w14:paraId="25168821" w14:textId="77777777" w:rsidR="00975D69" w:rsidDel="00B35776" w:rsidRDefault="00975D69" w:rsidP="00DF4253">
      <w:pPr>
        <w:jc w:val="both"/>
        <w:rPr>
          <w:del w:id="110" w:author="Salil Kapur" w:date="2017-04-05T21:43:00Z"/>
          <w:lang w:val="en-US"/>
        </w:rPr>
        <w:pPrChange w:id="111" w:author="Salil Kapur" w:date="2017-04-05T14:55:00Z">
          <w:pPr/>
        </w:pPrChange>
      </w:pPr>
    </w:p>
    <w:p w14:paraId="66D857B8" w14:textId="77777777" w:rsidR="00696B13" w:rsidRDefault="00696B13" w:rsidP="00DF4253">
      <w:pPr>
        <w:jc w:val="both"/>
        <w:rPr>
          <w:lang w:val="en-US"/>
        </w:rPr>
        <w:pPrChange w:id="112" w:author="Salil Kapur" w:date="2017-04-05T14:55:00Z">
          <w:pPr/>
        </w:pPrChange>
      </w:pPr>
    </w:p>
    <w:p w14:paraId="14AA2DAD" w14:textId="77777777" w:rsidR="00696B13" w:rsidRDefault="00696B13" w:rsidP="00DF4253">
      <w:pPr>
        <w:jc w:val="both"/>
        <w:rPr>
          <w:lang w:val="en-US"/>
        </w:rPr>
        <w:pPrChange w:id="113" w:author="Salil Kapur" w:date="2017-04-05T14:55:00Z">
          <w:pPr/>
        </w:pPrChange>
      </w:pPr>
    </w:p>
    <w:p w14:paraId="0E10067F" w14:textId="3D0B2A1A" w:rsidR="00B75036" w:rsidRDefault="00BE1066" w:rsidP="00DF4253">
      <w:pPr>
        <w:pStyle w:val="ListParagraph"/>
        <w:numPr>
          <w:ilvl w:val="0"/>
          <w:numId w:val="3"/>
        </w:numPr>
        <w:jc w:val="both"/>
        <w:rPr>
          <w:lang w:val="en-US"/>
        </w:rPr>
        <w:pPrChange w:id="114" w:author="Salil Kapur" w:date="2017-04-05T14:55:00Z">
          <w:pPr>
            <w:pStyle w:val="ListParagraph"/>
            <w:numPr>
              <w:numId w:val="3"/>
            </w:numPr>
            <w:ind w:hanging="360"/>
          </w:pPr>
        </w:pPrChange>
      </w:pPr>
      <w:r>
        <w:rPr>
          <w:lang w:val="en-US"/>
        </w:rPr>
        <w:t>Security</w:t>
      </w:r>
    </w:p>
    <w:p w14:paraId="16BF1EBE" w14:textId="57C222D2" w:rsidR="00BE1066" w:rsidRDefault="0070707E" w:rsidP="00DF4253">
      <w:pPr>
        <w:pStyle w:val="ListParagraph"/>
        <w:jc w:val="both"/>
        <w:rPr>
          <w:ins w:id="115" w:author="Salil Kapur" w:date="2017-04-05T21:30:00Z"/>
          <w:lang w:val="en-US"/>
        </w:rPr>
        <w:pPrChange w:id="116" w:author="Salil Kapur" w:date="2017-04-05T14:55:00Z">
          <w:pPr>
            <w:pStyle w:val="ListParagraph"/>
          </w:pPr>
        </w:pPrChange>
      </w:pPr>
      <w:r>
        <w:rPr>
          <w:lang w:val="en-US"/>
        </w:rPr>
        <w:t xml:space="preserve">Image processing has helped in </w:t>
      </w:r>
      <w:del w:id="117" w:author="Salil Kapur" w:date="2017-04-05T21:25:00Z">
        <w:r w:rsidDel="00BE6A36">
          <w:rPr>
            <w:lang w:val="en-US"/>
          </w:rPr>
          <w:delText xml:space="preserve">development </w:delText>
        </w:r>
      </w:del>
      <w:ins w:id="118" w:author="Salil Kapur" w:date="2017-04-05T21:25:00Z">
        <w:r w:rsidR="00BE6A36">
          <w:rPr>
            <w:lang w:val="en-US"/>
          </w:rPr>
          <w:t xml:space="preserve">developing </w:t>
        </w:r>
      </w:ins>
      <w:del w:id="119" w:author="Salil Kapur" w:date="2017-04-05T21:25:00Z">
        <w:r w:rsidDel="00BE6A36">
          <w:rPr>
            <w:lang w:val="en-US"/>
          </w:rPr>
          <w:delText xml:space="preserve">of </w:delText>
        </w:r>
      </w:del>
      <w:r>
        <w:rPr>
          <w:lang w:val="en-US"/>
        </w:rPr>
        <w:t>efficient security</w:t>
      </w:r>
      <w:ins w:id="120" w:author="Salil Kapur" w:date="2017-04-05T21:25:00Z">
        <w:r w:rsidR="00BE6A36">
          <w:rPr>
            <w:lang w:val="en-US"/>
          </w:rPr>
          <w:t xml:space="preserve">/surveillance </w:t>
        </w:r>
        <w:proofErr w:type="spellStart"/>
        <w:r w:rsidR="00BE6A36">
          <w:rPr>
            <w:lang w:val="en-US"/>
          </w:rPr>
          <w:t>systems</w:t>
        </w:r>
      </w:ins>
      <w:del w:id="121" w:author="Salil Kapur" w:date="2017-04-05T21:25:00Z">
        <w:r w:rsidDel="00BE6A36">
          <w:rPr>
            <w:lang w:val="en-US"/>
          </w:rPr>
          <w:delText xml:space="preserve"> methods</w:delText>
        </w:r>
      </w:del>
      <w:r>
        <w:rPr>
          <w:lang w:val="en-US"/>
        </w:rPr>
        <w:t>.</w:t>
      </w:r>
      <w:proofErr w:type="spellEnd"/>
      <w:r>
        <w:rPr>
          <w:lang w:val="en-US"/>
        </w:rPr>
        <w:t xml:space="preserve"> </w:t>
      </w:r>
      <w:del w:id="122" w:author="Salil Kapur" w:date="2017-04-05T21:26:00Z">
        <w:r w:rsidDel="004B372C">
          <w:rPr>
            <w:lang w:val="en-US"/>
          </w:rPr>
          <w:delText xml:space="preserve">There has been </w:delText>
        </w:r>
      </w:del>
      <w:ins w:id="123" w:author="Salil Kapur" w:date="2017-04-05T21:26:00Z">
        <w:r w:rsidR="004B372C">
          <w:rPr>
            <w:lang w:val="en-US"/>
          </w:rPr>
          <w:t xml:space="preserve">Advancements in this field has impacted a lot of different consumer products as well as enterprises. Finger print unlock systems, Biometric security systems (face, iris recognition) are now being used in small devices like mobile phones to even smart buildings. </w:t>
        </w:r>
      </w:ins>
      <w:del w:id="124" w:author="Salil Kapur" w:date="2017-04-05T21:28:00Z">
        <w:r w:rsidDel="004B372C">
          <w:rPr>
            <w:lang w:val="en-US"/>
          </w:rPr>
          <w:delText>a lot of new technologies used in mobile phones, laptops etc. li</w:delText>
        </w:r>
        <w:r w:rsidR="00112611" w:rsidDel="004B372C">
          <w:rPr>
            <w:lang w:val="en-US"/>
          </w:rPr>
          <w:delText>ke finger print unlock system,</w:delText>
        </w:r>
        <w:r w:rsidDel="004B372C">
          <w:rPr>
            <w:lang w:val="en-US"/>
          </w:rPr>
          <w:delText xml:space="preserve"> face </w:delText>
        </w:r>
        <w:r w:rsidR="00112611" w:rsidDel="004B372C">
          <w:rPr>
            <w:lang w:val="en-US"/>
          </w:rPr>
          <w:delText>recognition</w:delText>
        </w:r>
        <w:r w:rsidDel="004B372C">
          <w:rPr>
            <w:lang w:val="en-US"/>
          </w:rPr>
          <w:delText xml:space="preserve"> unlock system</w:delText>
        </w:r>
        <w:r w:rsidR="00112611" w:rsidDel="004B372C">
          <w:rPr>
            <w:lang w:val="en-US"/>
          </w:rPr>
          <w:delText>, eye iris recognition system</w:delText>
        </w:r>
        <w:r w:rsidR="00230843" w:rsidDel="004B372C">
          <w:rPr>
            <w:lang w:val="en-US"/>
          </w:rPr>
          <w:delText xml:space="preserve">. </w:delText>
        </w:r>
      </w:del>
      <w:r w:rsidR="009A78B2">
        <w:rPr>
          <w:lang w:val="en-US"/>
        </w:rPr>
        <w:t xml:space="preserve">With the use of these </w:t>
      </w:r>
      <w:r w:rsidR="000E086E">
        <w:rPr>
          <w:lang w:val="en-US"/>
        </w:rPr>
        <w:t>techniques</w:t>
      </w:r>
      <w:r w:rsidR="009A78B2">
        <w:rPr>
          <w:lang w:val="en-US"/>
        </w:rPr>
        <w:t xml:space="preserve"> unlocking devices has become </w:t>
      </w:r>
      <w:del w:id="125" w:author="Salil Kapur" w:date="2017-04-05T21:28:00Z">
        <w:r w:rsidR="009A78B2" w:rsidDel="004B372C">
          <w:rPr>
            <w:lang w:val="en-US"/>
          </w:rPr>
          <w:delText xml:space="preserve">very </w:delText>
        </w:r>
      </w:del>
      <w:r w:rsidR="009A78B2">
        <w:rPr>
          <w:lang w:val="en-US"/>
        </w:rPr>
        <w:t>simple</w:t>
      </w:r>
      <w:ins w:id="126" w:author="Salil Kapur" w:date="2017-04-05T21:28:00Z">
        <w:r w:rsidR="004B372C">
          <w:rPr>
            <w:lang w:val="en-US"/>
          </w:rPr>
          <w:t>r</w:t>
        </w:r>
      </w:ins>
      <w:r w:rsidR="009A78B2">
        <w:rPr>
          <w:lang w:val="en-US"/>
        </w:rPr>
        <w:t xml:space="preserve"> and easy compared to </w:t>
      </w:r>
      <w:del w:id="127" w:author="Salil Kapur" w:date="2017-04-05T21:29:00Z">
        <w:r w:rsidR="009A78B2" w:rsidDel="004B372C">
          <w:rPr>
            <w:lang w:val="en-US"/>
          </w:rPr>
          <w:delText xml:space="preserve">typing </w:delText>
        </w:r>
      </w:del>
      <w:del w:id="128" w:author="Salil Kapur" w:date="2017-04-05T21:28:00Z">
        <w:r w:rsidR="009A78B2" w:rsidDel="004B372C">
          <w:rPr>
            <w:lang w:val="en-US"/>
          </w:rPr>
          <w:delText xml:space="preserve">and </w:delText>
        </w:r>
      </w:del>
      <w:r w:rsidR="009A78B2">
        <w:rPr>
          <w:lang w:val="en-US"/>
        </w:rPr>
        <w:t>remembering</w:t>
      </w:r>
      <w:ins w:id="129" w:author="Salil Kapur" w:date="2017-04-05T21:29:00Z">
        <w:r w:rsidR="004B372C">
          <w:rPr>
            <w:lang w:val="en-US"/>
          </w:rPr>
          <w:t xml:space="preserve"> and typing</w:t>
        </w:r>
      </w:ins>
      <w:r w:rsidR="009A78B2">
        <w:rPr>
          <w:lang w:val="en-US"/>
        </w:rPr>
        <w:t xml:space="preserve"> passwords</w:t>
      </w:r>
      <w:ins w:id="130" w:author="Salil Kapur" w:date="2017-04-05T21:29:00Z">
        <w:r w:rsidR="004B372C">
          <w:rPr>
            <w:lang w:val="en-US"/>
          </w:rPr>
          <w:t xml:space="preserve"> or even carrying RFID security cards</w:t>
        </w:r>
      </w:ins>
      <w:r w:rsidR="009A78B2">
        <w:rPr>
          <w:lang w:val="en-US"/>
        </w:rPr>
        <w:t xml:space="preserve">. These concepts </w:t>
      </w:r>
      <w:del w:id="131" w:author="Salil Kapur" w:date="2017-04-05T21:29:00Z">
        <w:r w:rsidR="009A78B2" w:rsidDel="004B372C">
          <w:rPr>
            <w:lang w:val="en-US"/>
          </w:rPr>
          <w:delText>of facial recognition, eye iris recognition has</w:delText>
        </w:r>
      </w:del>
      <w:ins w:id="132" w:author="Salil Kapur" w:date="2017-04-05T21:29:00Z">
        <w:r w:rsidR="004B372C">
          <w:rPr>
            <w:lang w:val="en-US"/>
          </w:rPr>
          <w:t>have</w:t>
        </w:r>
      </w:ins>
      <w:r w:rsidR="009A78B2">
        <w:rPr>
          <w:lang w:val="en-US"/>
        </w:rPr>
        <w:t xml:space="preserve"> been extended to home security systems</w:t>
      </w:r>
      <w:ins w:id="133" w:author="Salil Kapur" w:date="2017-04-05T21:29:00Z">
        <w:r w:rsidR="004B372C">
          <w:rPr>
            <w:lang w:val="en-US"/>
          </w:rPr>
          <w:t xml:space="preserve"> as well</w:t>
        </w:r>
      </w:ins>
      <w:r w:rsidR="009A78B2">
        <w:rPr>
          <w:lang w:val="en-US"/>
        </w:rPr>
        <w:t>.</w:t>
      </w:r>
    </w:p>
    <w:p w14:paraId="599BB683" w14:textId="77777777" w:rsidR="00134FA3" w:rsidRDefault="00134FA3" w:rsidP="00DF4253">
      <w:pPr>
        <w:pStyle w:val="ListParagraph"/>
        <w:jc w:val="both"/>
        <w:rPr>
          <w:ins w:id="134" w:author="Salil Kapur" w:date="2017-04-05T21:30:00Z"/>
          <w:lang w:val="en-US"/>
        </w:rPr>
        <w:pPrChange w:id="135" w:author="Salil Kapur" w:date="2017-04-05T14:55:00Z">
          <w:pPr>
            <w:pStyle w:val="ListParagraph"/>
          </w:pPr>
        </w:pPrChange>
      </w:pPr>
    </w:p>
    <w:p w14:paraId="45B593A9" w14:textId="60209818" w:rsidR="00134FA3" w:rsidRDefault="00134FA3" w:rsidP="00DF4253">
      <w:pPr>
        <w:pStyle w:val="ListParagraph"/>
        <w:jc w:val="both"/>
        <w:rPr>
          <w:lang w:val="en-US"/>
        </w:rPr>
        <w:pPrChange w:id="136" w:author="Salil Kapur" w:date="2017-04-05T14:55:00Z">
          <w:pPr>
            <w:pStyle w:val="ListParagraph"/>
          </w:pPr>
        </w:pPrChange>
      </w:pPr>
      <w:ins w:id="137" w:author="Salil Kapur" w:date="2017-04-05T21:30:00Z">
        <w:r>
          <w:rPr>
            <w:lang w:val="en-US"/>
          </w:rPr>
          <w:t xml:space="preserve">Work in the field of human body detection and recognition has led to smarter intrusion </w:t>
        </w:r>
      </w:ins>
      <w:ins w:id="138" w:author="Salil Kapur" w:date="2017-04-05T21:31:00Z">
        <w:r>
          <w:rPr>
            <w:lang w:val="en-US"/>
          </w:rPr>
          <w:t>detection</w:t>
        </w:r>
      </w:ins>
      <w:ins w:id="139" w:author="Salil Kapur" w:date="2017-04-05T21:30:00Z">
        <w:r>
          <w:rPr>
            <w:lang w:val="en-US"/>
          </w:rPr>
          <w:t xml:space="preserve"> </w:t>
        </w:r>
      </w:ins>
      <w:ins w:id="140" w:author="Salil Kapur" w:date="2017-04-05T21:31:00Z">
        <w:r>
          <w:rPr>
            <w:lang w:val="en-US"/>
          </w:rPr>
          <w:t xml:space="preserve">systems. </w:t>
        </w:r>
      </w:ins>
    </w:p>
    <w:p w14:paraId="5D5E14B9" w14:textId="77777777" w:rsidR="009A78B2" w:rsidRDefault="009A78B2" w:rsidP="00DF4253">
      <w:pPr>
        <w:pStyle w:val="ListParagraph"/>
        <w:jc w:val="both"/>
        <w:rPr>
          <w:lang w:val="en-US"/>
        </w:rPr>
        <w:pPrChange w:id="141" w:author="Salil Kapur" w:date="2017-04-05T14:55:00Z">
          <w:pPr>
            <w:pStyle w:val="ListParagraph"/>
          </w:pPr>
        </w:pPrChange>
      </w:pPr>
    </w:p>
    <w:p w14:paraId="13EB7AA8" w14:textId="77777777" w:rsidR="000174DB" w:rsidRDefault="00134FA3" w:rsidP="00A9315E">
      <w:pPr>
        <w:pStyle w:val="ListParagraph"/>
        <w:numPr>
          <w:ilvl w:val="0"/>
          <w:numId w:val="3"/>
        </w:numPr>
        <w:rPr>
          <w:ins w:id="142" w:author="Salil Kapur" w:date="2017-04-05T21:40:00Z"/>
          <w:lang w:val="en-US"/>
        </w:rPr>
        <w:pPrChange w:id="143" w:author="Salil Kapur" w:date="2017-04-05T21:36:00Z">
          <w:pPr>
            <w:pStyle w:val="ListParagraph"/>
            <w:numPr>
              <w:numId w:val="3"/>
            </w:numPr>
            <w:ind w:hanging="360"/>
          </w:pPr>
        </w:pPrChange>
      </w:pPr>
      <w:ins w:id="144" w:author="Salil Kapur" w:date="2017-04-05T21:35:00Z">
        <w:r>
          <w:rPr>
            <w:lang w:val="en-US"/>
          </w:rPr>
          <w:t>Social Media</w:t>
        </w:r>
        <w:r w:rsidRPr="00134FA3">
          <w:rPr>
            <w:lang w:val="en-US"/>
            <w:rPrChange w:id="145" w:author="Salil Kapur" w:date="2017-04-05T21:35:00Z">
              <w:rPr>
                <w:lang w:val="en-US"/>
              </w:rPr>
            </w:rPrChange>
          </w:rPr>
          <w:br/>
        </w:r>
      </w:ins>
      <w:r w:rsidR="009A78B2" w:rsidRPr="00134FA3">
        <w:rPr>
          <w:lang w:val="en-US"/>
          <w:rPrChange w:id="146" w:author="Salil Kapur" w:date="2017-04-05T21:35:00Z">
            <w:rPr>
              <w:lang w:val="en-US"/>
            </w:rPr>
          </w:rPrChange>
        </w:rPr>
        <w:t xml:space="preserve">Various social media websites </w:t>
      </w:r>
      <w:ins w:id="147" w:author="Salil Kapur" w:date="2017-04-05T21:36:00Z">
        <w:r w:rsidR="00A9315E">
          <w:rPr>
            <w:lang w:val="en-US"/>
          </w:rPr>
          <w:t xml:space="preserve">like Facebook, Instagram, Snapchat </w:t>
        </w:r>
      </w:ins>
      <w:del w:id="148" w:author="Salil Kapur" w:date="2017-04-05T21:36:00Z">
        <w:r w:rsidR="009A78B2" w:rsidRPr="00134FA3" w:rsidDel="00A9315E">
          <w:rPr>
            <w:lang w:val="en-US"/>
            <w:rPrChange w:id="149" w:author="Salil Kapur" w:date="2017-04-05T21:35:00Z">
              <w:rPr>
                <w:lang w:val="en-US"/>
              </w:rPr>
            </w:rPrChange>
          </w:rPr>
          <w:delText xml:space="preserve">also </w:delText>
        </w:r>
      </w:del>
      <w:r w:rsidR="009A78B2" w:rsidRPr="00134FA3">
        <w:rPr>
          <w:lang w:val="en-US"/>
          <w:rPrChange w:id="150" w:author="Salil Kapur" w:date="2017-04-05T21:35:00Z">
            <w:rPr>
              <w:lang w:val="en-US"/>
            </w:rPr>
          </w:rPrChange>
        </w:rPr>
        <w:t xml:space="preserve">use some </w:t>
      </w:r>
      <w:del w:id="151" w:author="Salil Kapur" w:date="2017-04-05T21:36:00Z">
        <w:r w:rsidR="009A78B2" w:rsidRPr="00134FA3" w:rsidDel="00A9315E">
          <w:rPr>
            <w:lang w:val="en-US"/>
            <w:rPrChange w:id="152" w:author="Salil Kapur" w:date="2017-04-05T21:35:00Z">
              <w:rPr>
                <w:lang w:val="en-US"/>
              </w:rPr>
            </w:rPrChange>
          </w:rPr>
          <w:delText>of the</w:delText>
        </w:r>
      </w:del>
      <w:ins w:id="153" w:author="Salil Kapur" w:date="2017-04-05T21:36:00Z">
        <w:r w:rsidR="00A9315E">
          <w:rPr>
            <w:lang w:val="en-US"/>
          </w:rPr>
          <w:t xml:space="preserve">form of </w:t>
        </w:r>
      </w:ins>
      <w:r w:rsidR="009A78B2" w:rsidRPr="00134FA3">
        <w:rPr>
          <w:lang w:val="en-US"/>
          <w:rPrChange w:id="154" w:author="Salil Kapur" w:date="2017-04-05T21:35:00Z">
            <w:rPr>
              <w:lang w:val="en-US"/>
            </w:rPr>
          </w:rPrChange>
        </w:rPr>
        <w:t xml:space="preserve"> </w:t>
      </w:r>
      <w:del w:id="155" w:author="Salil Kapur" w:date="2017-04-05T21:36:00Z">
        <w:r w:rsidR="009A78B2" w:rsidRPr="00134FA3" w:rsidDel="00A9315E">
          <w:rPr>
            <w:lang w:val="en-US"/>
            <w:rPrChange w:id="156" w:author="Salil Kapur" w:date="2017-04-05T21:35:00Z">
              <w:rPr>
                <w:lang w:val="en-US"/>
              </w:rPr>
            </w:rPrChange>
          </w:rPr>
          <w:delText>image processing</w:delText>
        </w:r>
      </w:del>
      <w:ins w:id="157" w:author="Salil Kapur" w:date="2017-04-05T21:36:00Z">
        <w:r w:rsidR="00A9315E">
          <w:rPr>
            <w:lang w:val="en-US"/>
          </w:rPr>
          <w:t>computer vision</w:t>
        </w:r>
      </w:ins>
      <w:r w:rsidR="009A78B2" w:rsidRPr="00134FA3">
        <w:rPr>
          <w:lang w:val="en-US"/>
          <w:rPrChange w:id="158" w:author="Salil Kapur" w:date="2017-04-05T21:35:00Z">
            <w:rPr>
              <w:lang w:val="en-US"/>
            </w:rPr>
          </w:rPrChange>
        </w:rPr>
        <w:t xml:space="preserve"> techniques </w:t>
      </w:r>
      <w:ins w:id="159" w:author="Salil Kapur" w:date="2017-04-05T21:36:00Z">
        <w:r w:rsidR="00A9315E">
          <w:rPr>
            <w:lang w:val="en-US"/>
          </w:rPr>
          <w:t xml:space="preserve">to enhance the user experience. </w:t>
        </w:r>
      </w:ins>
      <w:del w:id="160" w:author="Salil Kapur" w:date="2017-04-05T21:37:00Z">
        <w:r w:rsidR="00F6580B" w:rsidRPr="00134FA3" w:rsidDel="00A9315E">
          <w:rPr>
            <w:lang w:val="en-US"/>
            <w:rPrChange w:id="161" w:author="Salil Kapur" w:date="2017-04-05T21:35:00Z">
              <w:rPr>
                <w:lang w:val="en-US"/>
              </w:rPr>
            </w:rPrChange>
          </w:rPr>
          <w:delText xml:space="preserve">like facial recognition </w:delText>
        </w:r>
        <w:r w:rsidR="009A78B2" w:rsidRPr="00134FA3" w:rsidDel="00A9315E">
          <w:rPr>
            <w:lang w:val="en-US"/>
            <w:rPrChange w:id="162" w:author="Salil Kapur" w:date="2017-04-05T21:35:00Z">
              <w:rPr>
                <w:lang w:val="en-US"/>
              </w:rPr>
            </w:rPrChange>
          </w:rPr>
          <w:delText>f</w:delText>
        </w:r>
      </w:del>
      <w:ins w:id="163" w:author="Salil Kapur" w:date="2017-04-05T21:37:00Z">
        <w:r w:rsidR="00A9315E">
          <w:rPr>
            <w:lang w:val="en-US"/>
          </w:rPr>
          <w:t>F</w:t>
        </w:r>
      </w:ins>
      <w:r w:rsidR="009A78B2" w:rsidRPr="00134FA3">
        <w:rPr>
          <w:lang w:val="en-US"/>
          <w:rPrChange w:id="164" w:author="Salil Kapur" w:date="2017-04-05T21:35:00Z">
            <w:rPr>
              <w:lang w:val="en-US"/>
            </w:rPr>
          </w:rPrChange>
        </w:rPr>
        <w:t xml:space="preserve">or </w:t>
      </w:r>
      <w:r w:rsidR="009C7192" w:rsidRPr="00134FA3">
        <w:rPr>
          <w:lang w:val="en-US"/>
          <w:rPrChange w:id="165" w:author="Salil Kapur" w:date="2017-04-05T21:35:00Z">
            <w:rPr>
              <w:lang w:val="en-US"/>
            </w:rPr>
          </w:rPrChange>
        </w:rPr>
        <w:t>example</w:t>
      </w:r>
      <w:ins w:id="166" w:author="Salil Kapur" w:date="2017-04-05T21:37:00Z">
        <w:r w:rsidR="00A9315E">
          <w:rPr>
            <w:lang w:val="en-US"/>
          </w:rPr>
          <w:t>,</w:t>
        </w:r>
      </w:ins>
      <w:r w:rsidR="009A78B2" w:rsidRPr="00134FA3">
        <w:rPr>
          <w:lang w:val="en-US"/>
          <w:rPrChange w:id="167" w:author="Salil Kapur" w:date="2017-04-05T21:35:00Z">
            <w:rPr>
              <w:lang w:val="en-US"/>
            </w:rPr>
          </w:rPrChange>
        </w:rPr>
        <w:t xml:space="preserve"> </w:t>
      </w:r>
      <w:r w:rsidR="00222BDC" w:rsidRPr="00134FA3">
        <w:rPr>
          <w:lang w:val="en-US"/>
          <w:rPrChange w:id="168" w:author="Salil Kapur" w:date="2017-04-05T21:35:00Z">
            <w:rPr>
              <w:lang w:val="en-US"/>
            </w:rPr>
          </w:rPrChange>
        </w:rPr>
        <w:t>Facebook</w:t>
      </w:r>
      <w:del w:id="169" w:author="Salil Kapur" w:date="2017-04-05T21:37:00Z">
        <w:r w:rsidR="009A78B2" w:rsidRPr="00134FA3" w:rsidDel="00A9315E">
          <w:rPr>
            <w:lang w:val="en-US"/>
            <w:rPrChange w:id="170" w:author="Salil Kapur" w:date="2017-04-05T21:35:00Z">
              <w:rPr>
                <w:lang w:val="en-US"/>
              </w:rPr>
            </w:rPrChange>
          </w:rPr>
          <w:delText xml:space="preserve"> </w:delText>
        </w:r>
        <w:r w:rsidR="00222BDC" w:rsidRPr="00134FA3" w:rsidDel="00A9315E">
          <w:rPr>
            <w:lang w:val="en-US"/>
            <w:rPrChange w:id="171" w:author="Salil Kapur" w:date="2017-04-05T21:35:00Z">
              <w:rPr>
                <w:lang w:val="en-US"/>
              </w:rPr>
            </w:rPrChange>
          </w:rPr>
          <w:delText xml:space="preserve">has the </w:delText>
        </w:r>
      </w:del>
      <w:ins w:id="172" w:author="Salil Kapur" w:date="2017-04-05T21:37:00Z">
        <w:r w:rsidR="00A9315E">
          <w:rPr>
            <w:lang w:val="en-US"/>
          </w:rPr>
          <w:t xml:space="preserve">’s </w:t>
        </w:r>
      </w:ins>
      <w:r w:rsidR="00222BDC" w:rsidRPr="00134FA3">
        <w:rPr>
          <w:lang w:val="en-US"/>
          <w:rPrChange w:id="173" w:author="Salil Kapur" w:date="2017-04-05T21:35:00Z">
            <w:rPr>
              <w:lang w:val="en-US"/>
            </w:rPr>
          </w:rPrChange>
        </w:rPr>
        <w:t xml:space="preserve">auto tag feature </w:t>
      </w:r>
      <w:ins w:id="174" w:author="Salil Kapur" w:date="2017-04-05T21:37:00Z">
        <w:r w:rsidR="00A9315E">
          <w:rPr>
            <w:lang w:val="en-US"/>
          </w:rPr>
          <w:t xml:space="preserve">recognizes faces in the pictures that users upload </w:t>
        </w:r>
      </w:ins>
      <w:ins w:id="175" w:author="Salil Kapur" w:date="2017-04-05T21:38:00Z">
        <w:r w:rsidR="00A9315E">
          <w:rPr>
            <w:lang w:val="en-US"/>
          </w:rPr>
          <w:t xml:space="preserve">and </w:t>
        </w:r>
      </w:ins>
      <w:del w:id="176" w:author="Salil Kapur" w:date="2017-04-05T21:38:00Z">
        <w:r w:rsidR="00222BDC" w:rsidRPr="00134FA3" w:rsidDel="00A9315E">
          <w:rPr>
            <w:lang w:val="en-US"/>
            <w:rPrChange w:id="177" w:author="Salil Kapur" w:date="2017-04-05T21:35:00Z">
              <w:rPr>
                <w:lang w:val="en-US"/>
              </w:rPr>
            </w:rPrChange>
          </w:rPr>
          <w:delText xml:space="preserve">which </w:delText>
        </w:r>
      </w:del>
      <w:r w:rsidR="00222BDC" w:rsidRPr="00134FA3">
        <w:rPr>
          <w:lang w:val="en-US"/>
          <w:rPrChange w:id="178" w:author="Salil Kapur" w:date="2017-04-05T21:35:00Z">
            <w:rPr>
              <w:lang w:val="en-US"/>
            </w:rPr>
          </w:rPrChange>
        </w:rPr>
        <w:t xml:space="preserve">suggests you </w:t>
      </w:r>
      <w:del w:id="179" w:author="Salil Kapur" w:date="2017-04-05T21:38:00Z">
        <w:r w:rsidR="00222BDC" w:rsidRPr="00134FA3" w:rsidDel="00A9315E">
          <w:rPr>
            <w:lang w:val="en-US"/>
            <w:rPrChange w:id="180" w:author="Salil Kapur" w:date="2017-04-05T21:35:00Z">
              <w:rPr>
                <w:lang w:val="en-US"/>
              </w:rPr>
            </w:rPrChange>
          </w:rPr>
          <w:delText xml:space="preserve">to </w:delText>
        </w:r>
      </w:del>
      <w:ins w:id="181" w:author="Salil Kapur" w:date="2017-04-05T21:38:00Z">
        <w:r w:rsidR="00A9315E">
          <w:rPr>
            <w:lang w:val="en-US"/>
          </w:rPr>
          <w:t xml:space="preserve">an appropriate name </w:t>
        </w:r>
      </w:ins>
      <w:r w:rsidR="00222BDC" w:rsidRPr="00134FA3">
        <w:rPr>
          <w:lang w:val="en-US"/>
          <w:rPrChange w:id="182" w:author="Salil Kapur" w:date="2017-04-05T21:35:00Z">
            <w:rPr>
              <w:lang w:val="en-US"/>
            </w:rPr>
          </w:rPrChange>
        </w:rPr>
        <w:t xml:space="preserve">tag </w:t>
      </w:r>
      <w:ins w:id="183" w:author="Salil Kapur" w:date="2017-04-05T21:38:00Z">
        <w:r w:rsidR="00A9315E">
          <w:rPr>
            <w:lang w:val="en-US"/>
          </w:rPr>
          <w:t xml:space="preserve">for </w:t>
        </w:r>
      </w:ins>
      <w:r w:rsidR="00222BDC" w:rsidRPr="00134FA3">
        <w:rPr>
          <w:lang w:val="en-US"/>
          <w:rPrChange w:id="184" w:author="Salil Kapur" w:date="2017-04-05T21:35:00Z">
            <w:rPr>
              <w:lang w:val="en-US"/>
            </w:rPr>
          </w:rPrChange>
        </w:rPr>
        <w:t xml:space="preserve">the person in the </w:t>
      </w:r>
      <w:del w:id="185" w:author="Salil Kapur" w:date="2017-04-05T21:38:00Z">
        <w:r w:rsidR="00222BDC" w:rsidRPr="00134FA3" w:rsidDel="00A9315E">
          <w:rPr>
            <w:lang w:val="en-US"/>
            <w:rPrChange w:id="186" w:author="Salil Kapur" w:date="2017-04-05T21:35:00Z">
              <w:rPr>
                <w:lang w:val="en-US"/>
              </w:rPr>
            </w:rPrChange>
          </w:rPr>
          <w:delText>photo</w:delText>
        </w:r>
      </w:del>
      <w:ins w:id="187" w:author="Salil Kapur" w:date="2017-04-05T21:38:00Z">
        <w:r w:rsidR="00A9315E" w:rsidRPr="00134FA3">
          <w:rPr>
            <w:lang w:val="en-US"/>
            <w:rPrChange w:id="188" w:author="Salil Kapur" w:date="2017-04-05T21:35:00Z">
              <w:rPr>
                <w:lang w:val="en-US"/>
              </w:rPr>
            </w:rPrChange>
          </w:rPr>
          <w:t>p</w:t>
        </w:r>
        <w:r w:rsidR="00A9315E">
          <w:rPr>
            <w:lang w:val="en-US"/>
          </w:rPr>
          <w:t>icture</w:t>
        </w:r>
      </w:ins>
      <w:r w:rsidR="00222BDC" w:rsidRPr="00134FA3">
        <w:rPr>
          <w:lang w:val="en-US"/>
          <w:rPrChange w:id="189" w:author="Salil Kapur" w:date="2017-04-05T21:35:00Z">
            <w:rPr>
              <w:lang w:val="en-US"/>
            </w:rPr>
          </w:rPrChange>
        </w:rPr>
        <w:t>.</w:t>
      </w:r>
      <w:r w:rsidR="007B2245" w:rsidRPr="00134FA3">
        <w:rPr>
          <w:lang w:val="en-US"/>
          <w:rPrChange w:id="190" w:author="Salil Kapur" w:date="2017-04-05T21:35:00Z">
            <w:rPr>
              <w:lang w:val="en-US"/>
            </w:rPr>
          </w:rPrChange>
        </w:rPr>
        <w:t xml:space="preserve"> Another appl</w:t>
      </w:r>
      <w:r w:rsidR="00A86463" w:rsidRPr="00134FA3">
        <w:rPr>
          <w:lang w:val="en-US"/>
          <w:rPrChange w:id="191" w:author="Salil Kapur" w:date="2017-04-05T21:35:00Z">
            <w:rPr>
              <w:lang w:val="en-US"/>
            </w:rPr>
          </w:rPrChange>
        </w:rPr>
        <w:t>ication is G</w:t>
      </w:r>
      <w:r w:rsidR="007B2245" w:rsidRPr="00134FA3">
        <w:rPr>
          <w:lang w:val="en-US"/>
          <w:rPrChange w:id="192" w:author="Salil Kapur" w:date="2017-04-05T21:35:00Z">
            <w:rPr>
              <w:lang w:val="en-US"/>
            </w:rPr>
          </w:rPrChange>
        </w:rPr>
        <w:t xml:space="preserve">oogle image search. </w:t>
      </w:r>
      <w:ins w:id="193" w:author="Salil Kapur" w:date="2017-04-05T21:39:00Z">
        <w:r w:rsidR="00A9315E">
          <w:rPr>
            <w:lang w:val="en-US"/>
          </w:rPr>
          <w:t>It s</w:t>
        </w:r>
      </w:ins>
      <w:del w:id="194" w:author="Salil Kapur" w:date="2017-04-05T21:39:00Z">
        <w:r w:rsidR="007B2245" w:rsidRPr="00134FA3" w:rsidDel="00A9315E">
          <w:rPr>
            <w:lang w:val="en-US"/>
            <w:rPrChange w:id="195" w:author="Salil Kapur" w:date="2017-04-05T21:35:00Z">
              <w:rPr>
                <w:lang w:val="en-US"/>
              </w:rPr>
            </w:rPrChange>
          </w:rPr>
          <w:delText>S</w:delText>
        </w:r>
      </w:del>
      <w:r w:rsidR="007B2245" w:rsidRPr="00134FA3">
        <w:rPr>
          <w:lang w:val="en-US"/>
          <w:rPrChange w:id="196" w:author="Salil Kapur" w:date="2017-04-05T21:35:00Z">
            <w:rPr>
              <w:lang w:val="en-US"/>
            </w:rPr>
          </w:rPrChange>
        </w:rPr>
        <w:t>earch</w:t>
      </w:r>
      <w:del w:id="197" w:author="Salil Kapur" w:date="2017-04-05T21:39:00Z">
        <w:r w:rsidR="007B2245" w:rsidRPr="00134FA3" w:rsidDel="00A9315E">
          <w:rPr>
            <w:lang w:val="en-US"/>
            <w:rPrChange w:id="198" w:author="Salil Kapur" w:date="2017-04-05T21:35:00Z">
              <w:rPr>
                <w:lang w:val="en-US"/>
              </w:rPr>
            </w:rPrChange>
          </w:rPr>
          <w:delText>ing</w:delText>
        </w:r>
      </w:del>
      <w:ins w:id="199" w:author="Salil Kapur" w:date="2017-04-05T21:39:00Z">
        <w:r w:rsidR="00A9315E">
          <w:rPr>
            <w:lang w:val="en-US"/>
          </w:rPr>
          <w:t>es</w:t>
        </w:r>
      </w:ins>
      <w:r w:rsidR="007B2245" w:rsidRPr="00134FA3">
        <w:rPr>
          <w:lang w:val="en-US"/>
          <w:rPrChange w:id="200" w:author="Salil Kapur" w:date="2017-04-05T21:35:00Z">
            <w:rPr>
              <w:lang w:val="en-US"/>
            </w:rPr>
          </w:rPrChange>
        </w:rPr>
        <w:t xml:space="preserve"> </w:t>
      </w:r>
      <w:r w:rsidR="00A86463" w:rsidRPr="00134FA3">
        <w:rPr>
          <w:lang w:val="en-US"/>
          <w:rPrChange w:id="201" w:author="Salil Kapur" w:date="2017-04-05T21:35:00Z">
            <w:rPr>
              <w:lang w:val="en-US"/>
            </w:rPr>
          </w:rPrChange>
        </w:rPr>
        <w:t xml:space="preserve">for </w:t>
      </w:r>
      <w:del w:id="202" w:author="Salil Kapur" w:date="2017-04-05T21:39:00Z">
        <w:r w:rsidR="00A86463" w:rsidRPr="00134FA3" w:rsidDel="000174DB">
          <w:rPr>
            <w:lang w:val="en-US"/>
            <w:rPrChange w:id="203" w:author="Salil Kapur" w:date="2017-04-05T21:35:00Z">
              <w:rPr>
                <w:lang w:val="en-US"/>
              </w:rPr>
            </w:rPrChange>
          </w:rPr>
          <w:delText xml:space="preserve">the </w:delText>
        </w:r>
      </w:del>
      <w:r w:rsidR="00A86463" w:rsidRPr="00134FA3">
        <w:rPr>
          <w:lang w:val="en-US"/>
          <w:rPrChange w:id="204" w:author="Salil Kapur" w:date="2017-04-05T21:35:00Z">
            <w:rPr>
              <w:lang w:val="en-US"/>
            </w:rPr>
          </w:rPrChange>
        </w:rPr>
        <w:t xml:space="preserve">visually similar images </w:t>
      </w:r>
      <w:ins w:id="205" w:author="Salil Kapur" w:date="2017-04-05T21:39:00Z">
        <w:r w:rsidR="00A9315E">
          <w:rPr>
            <w:lang w:val="en-US"/>
          </w:rPr>
          <w:t>over the world wide web which is a non-trivial task.</w:t>
        </w:r>
      </w:ins>
    </w:p>
    <w:p w14:paraId="6B8BE0BF" w14:textId="77777777" w:rsidR="000174DB" w:rsidRDefault="000174DB" w:rsidP="000174DB">
      <w:pPr>
        <w:rPr>
          <w:ins w:id="206" w:author="Salil Kapur" w:date="2017-04-05T21:40:00Z"/>
          <w:lang w:val="en-US"/>
        </w:rPr>
        <w:pPrChange w:id="207" w:author="Salil Kapur" w:date="2017-04-05T21:40:00Z">
          <w:pPr>
            <w:pStyle w:val="ListParagraph"/>
            <w:numPr>
              <w:numId w:val="3"/>
            </w:numPr>
            <w:ind w:hanging="360"/>
          </w:pPr>
        </w:pPrChange>
      </w:pPr>
    </w:p>
    <w:p w14:paraId="6C7132B3" w14:textId="7039DE18" w:rsidR="00975D69" w:rsidDel="000174DB" w:rsidRDefault="000174DB" w:rsidP="000174DB">
      <w:pPr>
        <w:rPr>
          <w:del w:id="208" w:author="Salil Kapur" w:date="2017-04-05T21:42:00Z"/>
          <w:b/>
          <w:lang w:val="en-US"/>
        </w:rPr>
        <w:pPrChange w:id="209" w:author="Salil Kapur" w:date="2017-04-05T21:42:00Z">
          <w:pPr>
            <w:outlineLvl w:val="0"/>
          </w:pPr>
        </w:pPrChange>
      </w:pPr>
      <w:ins w:id="210" w:author="Salil Kapur" w:date="2017-04-05T21:40:00Z">
        <w:r>
          <w:rPr>
            <w:lang w:val="en-US"/>
          </w:rPr>
          <w:t>These are just some of the applications of computer vision (image processing). There are countless more such applications in the real world which are outside the scope of this book.</w:t>
        </w:r>
      </w:ins>
      <w:del w:id="211" w:author="Salil Kapur" w:date="2017-04-05T21:39:00Z">
        <w:r w:rsidR="00A86463" w:rsidRPr="000174DB" w:rsidDel="00A9315E">
          <w:rPr>
            <w:lang w:val="en-US"/>
            <w:rPrChange w:id="212" w:author="Salil Kapur" w:date="2017-04-05T21:40:00Z">
              <w:rPr>
                <w:lang w:val="en-US"/>
              </w:rPr>
            </w:rPrChange>
          </w:rPr>
          <w:delText>uses image processing concepts.</w:delText>
        </w:r>
      </w:del>
    </w:p>
    <w:p w14:paraId="770A2F55" w14:textId="77777777" w:rsidR="000174DB" w:rsidRPr="000174DB" w:rsidRDefault="000174DB" w:rsidP="000174DB">
      <w:pPr>
        <w:rPr>
          <w:ins w:id="213" w:author="Salil Kapur" w:date="2017-04-05T21:42:00Z"/>
          <w:lang w:val="en-US"/>
          <w:rPrChange w:id="214" w:author="Salil Kapur" w:date="2017-04-05T21:40:00Z">
            <w:rPr>
              <w:ins w:id="215" w:author="Salil Kapur" w:date="2017-04-05T21:42:00Z"/>
              <w:lang w:val="en-US"/>
            </w:rPr>
          </w:rPrChange>
        </w:rPr>
        <w:pPrChange w:id="216" w:author="Salil Kapur" w:date="2017-04-05T21:40:00Z">
          <w:pPr>
            <w:pStyle w:val="ListParagraph"/>
            <w:numPr>
              <w:numId w:val="3"/>
            </w:numPr>
            <w:ind w:hanging="360"/>
          </w:pPr>
        </w:pPrChange>
      </w:pPr>
    </w:p>
    <w:p w14:paraId="4DB2FFA0" w14:textId="77777777" w:rsidR="00975D69" w:rsidDel="00765394" w:rsidRDefault="00975D69" w:rsidP="000174DB">
      <w:pPr>
        <w:rPr>
          <w:del w:id="217" w:author="Salil Kapur" w:date="2017-04-05T21:42:00Z"/>
          <w:lang w:val="en-US"/>
        </w:rPr>
        <w:pPrChange w:id="218" w:author="Salil Kapur" w:date="2017-04-05T21:42:00Z">
          <w:pPr>
            <w:outlineLvl w:val="0"/>
          </w:pPr>
        </w:pPrChange>
      </w:pPr>
    </w:p>
    <w:p w14:paraId="3EC1145D" w14:textId="77777777" w:rsidR="00765394" w:rsidRDefault="00765394" w:rsidP="00DF4253">
      <w:pPr>
        <w:pStyle w:val="ListParagraph"/>
        <w:jc w:val="both"/>
        <w:rPr>
          <w:ins w:id="219" w:author="Salil Kapur" w:date="2017-04-05T21:46:00Z"/>
          <w:lang w:val="en-US"/>
        </w:rPr>
        <w:pPrChange w:id="220" w:author="Salil Kapur" w:date="2017-04-05T14:55:00Z">
          <w:pPr>
            <w:pStyle w:val="ListParagraph"/>
          </w:pPr>
        </w:pPrChange>
      </w:pPr>
    </w:p>
    <w:p w14:paraId="5162A0AF" w14:textId="77777777" w:rsidR="00765394" w:rsidRDefault="00765394" w:rsidP="00DF4253">
      <w:pPr>
        <w:pStyle w:val="ListParagraph"/>
        <w:jc w:val="both"/>
        <w:rPr>
          <w:ins w:id="221" w:author="Salil Kapur" w:date="2017-04-05T21:46:00Z"/>
          <w:lang w:val="en-US"/>
        </w:rPr>
        <w:pPrChange w:id="222" w:author="Salil Kapur" w:date="2017-04-05T14:55:00Z">
          <w:pPr>
            <w:pStyle w:val="ListParagraph"/>
          </w:pPr>
        </w:pPrChange>
      </w:pPr>
    </w:p>
    <w:p w14:paraId="67058E0A" w14:textId="77777777" w:rsidR="00975D69" w:rsidDel="000174DB" w:rsidRDefault="00975D69" w:rsidP="00DF4253">
      <w:pPr>
        <w:pStyle w:val="ListParagraph"/>
        <w:jc w:val="both"/>
        <w:rPr>
          <w:del w:id="223" w:author="Salil Kapur" w:date="2017-04-05T21:42:00Z"/>
          <w:lang w:val="en-US"/>
        </w:rPr>
        <w:pPrChange w:id="224" w:author="Salil Kapur" w:date="2017-04-05T14:55:00Z">
          <w:pPr>
            <w:pStyle w:val="ListParagraph"/>
          </w:pPr>
        </w:pPrChange>
      </w:pPr>
    </w:p>
    <w:p w14:paraId="5B270B92" w14:textId="77777777" w:rsidR="00975D69" w:rsidDel="000174DB" w:rsidRDefault="00975D69" w:rsidP="00DF4253">
      <w:pPr>
        <w:pStyle w:val="ListParagraph"/>
        <w:jc w:val="both"/>
        <w:rPr>
          <w:del w:id="225" w:author="Salil Kapur" w:date="2017-04-05T21:42:00Z"/>
          <w:lang w:val="en-US"/>
        </w:rPr>
        <w:pPrChange w:id="226" w:author="Salil Kapur" w:date="2017-04-05T14:55:00Z">
          <w:pPr>
            <w:pStyle w:val="ListParagraph"/>
          </w:pPr>
        </w:pPrChange>
      </w:pPr>
    </w:p>
    <w:p w14:paraId="03F3B623" w14:textId="77777777" w:rsidR="00975D69" w:rsidDel="000174DB" w:rsidRDefault="00975D69" w:rsidP="00DF4253">
      <w:pPr>
        <w:pStyle w:val="ListParagraph"/>
        <w:jc w:val="both"/>
        <w:rPr>
          <w:del w:id="227" w:author="Salil Kapur" w:date="2017-04-05T21:42:00Z"/>
          <w:lang w:val="en-US"/>
        </w:rPr>
        <w:pPrChange w:id="228" w:author="Salil Kapur" w:date="2017-04-05T14:55:00Z">
          <w:pPr>
            <w:pStyle w:val="ListParagraph"/>
          </w:pPr>
        </w:pPrChange>
      </w:pPr>
    </w:p>
    <w:p w14:paraId="379F04E1" w14:textId="77777777" w:rsidR="00975D69" w:rsidDel="000174DB" w:rsidRDefault="00975D69" w:rsidP="00DF4253">
      <w:pPr>
        <w:pStyle w:val="ListParagraph"/>
        <w:jc w:val="both"/>
        <w:rPr>
          <w:del w:id="229" w:author="Salil Kapur" w:date="2017-04-05T21:42:00Z"/>
          <w:lang w:val="en-US"/>
        </w:rPr>
        <w:pPrChange w:id="230" w:author="Salil Kapur" w:date="2017-04-05T14:55:00Z">
          <w:pPr>
            <w:pStyle w:val="ListParagraph"/>
          </w:pPr>
        </w:pPrChange>
      </w:pPr>
    </w:p>
    <w:p w14:paraId="6A8AED00" w14:textId="77777777" w:rsidR="00975D69" w:rsidDel="000174DB" w:rsidRDefault="00975D69" w:rsidP="00DF4253">
      <w:pPr>
        <w:pStyle w:val="ListParagraph"/>
        <w:jc w:val="both"/>
        <w:rPr>
          <w:del w:id="231" w:author="Salil Kapur" w:date="2017-04-05T21:42:00Z"/>
          <w:lang w:val="en-US"/>
        </w:rPr>
        <w:pPrChange w:id="232" w:author="Salil Kapur" w:date="2017-04-05T14:55:00Z">
          <w:pPr>
            <w:pStyle w:val="ListParagraph"/>
          </w:pPr>
        </w:pPrChange>
      </w:pPr>
    </w:p>
    <w:p w14:paraId="6EB2FADB" w14:textId="77777777" w:rsidR="00975D69" w:rsidDel="000174DB" w:rsidRDefault="00975D69" w:rsidP="00DF4253">
      <w:pPr>
        <w:pStyle w:val="ListParagraph"/>
        <w:jc w:val="both"/>
        <w:rPr>
          <w:del w:id="233" w:author="Salil Kapur" w:date="2017-04-05T21:42:00Z"/>
          <w:lang w:val="en-US"/>
        </w:rPr>
        <w:pPrChange w:id="234" w:author="Salil Kapur" w:date="2017-04-05T14:55:00Z">
          <w:pPr>
            <w:pStyle w:val="ListParagraph"/>
          </w:pPr>
        </w:pPrChange>
      </w:pPr>
    </w:p>
    <w:p w14:paraId="634E85F0" w14:textId="77777777" w:rsidR="00975D69" w:rsidDel="000174DB" w:rsidRDefault="00975D69" w:rsidP="00DF4253">
      <w:pPr>
        <w:pStyle w:val="ListParagraph"/>
        <w:jc w:val="both"/>
        <w:rPr>
          <w:del w:id="235" w:author="Salil Kapur" w:date="2017-04-05T21:42:00Z"/>
          <w:lang w:val="en-US"/>
        </w:rPr>
        <w:pPrChange w:id="236" w:author="Salil Kapur" w:date="2017-04-05T14:55:00Z">
          <w:pPr>
            <w:pStyle w:val="ListParagraph"/>
          </w:pPr>
        </w:pPrChange>
      </w:pPr>
    </w:p>
    <w:p w14:paraId="2E88F13E" w14:textId="77777777" w:rsidR="00975D69" w:rsidDel="000174DB" w:rsidRDefault="00975D69" w:rsidP="00DF4253">
      <w:pPr>
        <w:jc w:val="both"/>
        <w:rPr>
          <w:del w:id="237" w:author="Salil Kapur" w:date="2017-04-05T21:42:00Z"/>
          <w:lang w:val="en-US"/>
        </w:rPr>
        <w:pPrChange w:id="238" w:author="Salil Kapur" w:date="2017-04-05T14:55:00Z">
          <w:pPr/>
        </w:pPrChange>
      </w:pPr>
    </w:p>
    <w:p w14:paraId="16B30FD6" w14:textId="77777777" w:rsidR="00DF4253" w:rsidDel="000174DB" w:rsidRDefault="00DF4253" w:rsidP="00DF4253">
      <w:pPr>
        <w:jc w:val="both"/>
        <w:outlineLvl w:val="0"/>
        <w:rPr>
          <w:del w:id="239" w:author="Salil Kapur" w:date="2017-04-05T21:42:00Z"/>
          <w:lang w:val="en-US"/>
        </w:rPr>
        <w:pPrChange w:id="240" w:author="Salil Kapur" w:date="2017-04-05T14:55:00Z">
          <w:pPr>
            <w:outlineLvl w:val="0"/>
          </w:pPr>
        </w:pPrChange>
      </w:pPr>
    </w:p>
    <w:p w14:paraId="33A1DFBF" w14:textId="64117B66" w:rsidR="00A86463" w:rsidRDefault="00A86463" w:rsidP="000174DB">
      <w:pPr>
        <w:rPr>
          <w:b/>
          <w:lang w:val="en-US"/>
        </w:rPr>
        <w:pPrChange w:id="241" w:author="Salil Kapur" w:date="2017-04-05T21:42:00Z">
          <w:pPr>
            <w:outlineLvl w:val="0"/>
          </w:pPr>
        </w:pPrChange>
      </w:pPr>
      <w:r>
        <w:rPr>
          <w:b/>
          <w:lang w:val="en-US"/>
        </w:rPr>
        <w:t>Image processing libraries</w:t>
      </w:r>
    </w:p>
    <w:p w14:paraId="0DB7F02B" w14:textId="77777777" w:rsidR="00A86463" w:rsidRDefault="00A86463" w:rsidP="00DF4253">
      <w:pPr>
        <w:jc w:val="both"/>
        <w:rPr>
          <w:b/>
          <w:lang w:val="en-US"/>
        </w:rPr>
        <w:pPrChange w:id="242" w:author="Salil Kapur" w:date="2017-04-05T14:55:00Z">
          <w:pPr/>
        </w:pPrChange>
      </w:pPr>
    </w:p>
    <w:p w14:paraId="2208D603" w14:textId="1A275B6F" w:rsidR="00A86463" w:rsidRDefault="00A86463" w:rsidP="00DF4253">
      <w:pPr>
        <w:jc w:val="both"/>
        <w:rPr>
          <w:lang w:val="en-US"/>
        </w:rPr>
        <w:pPrChange w:id="243" w:author="Salil Kapur" w:date="2017-04-05T14:55:00Z">
          <w:pPr/>
        </w:pPrChange>
      </w:pPr>
      <w:del w:id="244" w:author="Salil Kapur" w:date="2017-04-05T21:49:00Z">
        <w:r w:rsidDel="00765394">
          <w:rPr>
            <w:lang w:val="en-US"/>
          </w:rPr>
          <w:delText xml:space="preserve">In this section </w:delText>
        </w:r>
      </w:del>
      <w:ins w:id="245" w:author="Salil Kapur" w:date="2017-04-05T21:49:00Z">
        <w:r w:rsidR="00765394">
          <w:rPr>
            <w:lang w:val="en-US"/>
          </w:rPr>
          <w:t>W</w:t>
        </w:r>
      </w:ins>
      <w:del w:id="246" w:author="Salil Kapur" w:date="2017-04-05T21:49:00Z">
        <w:r w:rsidDel="00765394">
          <w:rPr>
            <w:lang w:val="en-US"/>
          </w:rPr>
          <w:delText>w</w:delText>
        </w:r>
      </w:del>
      <w:r>
        <w:rPr>
          <w:lang w:val="en-US"/>
        </w:rPr>
        <w:t xml:space="preserve">e will </w:t>
      </w:r>
      <w:ins w:id="247" w:author="Salil Kapur" w:date="2017-04-05T21:49:00Z">
        <w:r w:rsidR="00765394">
          <w:rPr>
            <w:lang w:val="en-US"/>
          </w:rPr>
          <w:t xml:space="preserve">now </w:t>
        </w:r>
      </w:ins>
      <w:r>
        <w:rPr>
          <w:lang w:val="en-US"/>
        </w:rPr>
        <w:t xml:space="preserve">introduce two image processing libraries </w:t>
      </w:r>
      <w:proofErr w:type="spellStart"/>
      <w:r>
        <w:rPr>
          <w:lang w:val="en-US"/>
        </w:rPr>
        <w:t>scikit</w:t>
      </w:r>
      <w:proofErr w:type="spellEnd"/>
      <w:r>
        <w:rPr>
          <w:lang w:val="en-US"/>
        </w:rPr>
        <w:t xml:space="preserve">-image and pillow for python3 </w:t>
      </w:r>
      <w:ins w:id="248" w:author="Salil Kapur" w:date="2017-04-05T21:50:00Z">
        <w:r w:rsidR="00765394">
          <w:rPr>
            <w:lang w:val="en-US"/>
          </w:rPr>
          <w:t>that will be used throughout this book to implement the algorithms that will be discussed. We will elaborate on how to install these libraries and show some basic image processing operations to prepare you for the next chapters.</w:t>
        </w:r>
      </w:ins>
      <w:del w:id="249" w:author="Salil Kapur" w:date="2017-04-05T21:50:00Z">
        <w:r w:rsidDel="00765394">
          <w:rPr>
            <w:lang w:val="en-US"/>
          </w:rPr>
          <w:delText xml:space="preserve">and </w:delText>
        </w:r>
        <w:r w:rsidR="00995569" w:rsidDel="00765394">
          <w:rPr>
            <w:lang w:val="en-US"/>
          </w:rPr>
          <w:delText xml:space="preserve">show </w:delText>
        </w:r>
        <w:r w:rsidDel="00765394">
          <w:rPr>
            <w:lang w:val="en-US"/>
          </w:rPr>
          <w:delText xml:space="preserve">you how to use these libraries to carry out basic operations </w:delText>
        </w:r>
        <w:r w:rsidR="00995569" w:rsidDel="00765394">
          <w:rPr>
            <w:lang w:val="en-US"/>
          </w:rPr>
          <w:delText>over images.</w:delText>
        </w:r>
      </w:del>
    </w:p>
    <w:p w14:paraId="5F652CA0" w14:textId="77777777" w:rsidR="00A86463" w:rsidRDefault="00A86463" w:rsidP="00DF4253">
      <w:pPr>
        <w:jc w:val="both"/>
        <w:rPr>
          <w:lang w:val="en-US"/>
        </w:rPr>
        <w:pPrChange w:id="250" w:author="Salil Kapur" w:date="2017-04-05T14:55:00Z">
          <w:pPr/>
        </w:pPrChange>
      </w:pPr>
    </w:p>
    <w:p w14:paraId="5A740C8A" w14:textId="18D63CF0" w:rsidR="00A86463" w:rsidRDefault="00A86463" w:rsidP="00DF4253">
      <w:pPr>
        <w:jc w:val="both"/>
        <w:outlineLvl w:val="0"/>
        <w:rPr>
          <w:b/>
          <w:lang w:val="en-US"/>
        </w:rPr>
        <w:pPrChange w:id="251" w:author="Salil Kapur" w:date="2017-04-05T14:55:00Z">
          <w:pPr>
            <w:outlineLvl w:val="0"/>
          </w:pPr>
        </w:pPrChange>
      </w:pPr>
      <w:r>
        <w:rPr>
          <w:b/>
          <w:lang w:val="en-US"/>
        </w:rPr>
        <w:t>Pillow</w:t>
      </w:r>
    </w:p>
    <w:p w14:paraId="3111F44F" w14:textId="77777777" w:rsidR="00A86463" w:rsidRDefault="00A86463" w:rsidP="00DF4253">
      <w:pPr>
        <w:jc w:val="both"/>
        <w:rPr>
          <w:b/>
          <w:lang w:val="en-US"/>
        </w:rPr>
        <w:pPrChange w:id="252" w:author="Salil Kapur" w:date="2017-04-05T14:55:00Z">
          <w:pPr/>
        </w:pPrChange>
      </w:pPr>
    </w:p>
    <w:p w14:paraId="1B82F8B6" w14:textId="33D2FE5D" w:rsidR="00765394" w:rsidRDefault="00765394" w:rsidP="00DF4253">
      <w:pPr>
        <w:jc w:val="both"/>
        <w:rPr>
          <w:ins w:id="253" w:author="Salil Kapur" w:date="2017-04-05T21:53:00Z"/>
          <w:lang w:val="en-US"/>
        </w:rPr>
        <w:pPrChange w:id="254" w:author="Salil Kapur" w:date="2017-04-05T14:55:00Z">
          <w:pPr/>
        </w:pPrChange>
      </w:pPr>
      <w:ins w:id="255" w:author="Salil Kapur" w:date="2017-04-05T21:51:00Z">
        <w:r>
          <w:rPr>
            <w:lang w:val="en-US"/>
          </w:rPr>
          <w:t>Pillow is an open source library that has been forked from the Python Imaging Library</w:t>
        </w:r>
      </w:ins>
      <w:ins w:id="256" w:author="Salil Kapur" w:date="2017-04-05T21:52:00Z">
        <w:r>
          <w:rPr>
            <w:lang w:val="en-US"/>
          </w:rPr>
          <w:t>.</w:t>
        </w:r>
      </w:ins>
      <w:ins w:id="257" w:author="Salil Kapur" w:date="2017-04-05T21:51:00Z">
        <w:r>
          <w:rPr>
            <w:lang w:val="en-US"/>
          </w:rPr>
          <w:t xml:space="preserve"> </w:t>
        </w:r>
      </w:ins>
      <w:ins w:id="258" w:author="Salil Kapur" w:date="2017-04-05T21:53:00Z">
        <w:r>
          <w:rPr>
            <w:lang w:val="en-US"/>
          </w:rPr>
          <w:t>Pillow is a very good starting point for beginners who want to start with implementing some basic algorithms before diving into the more complex ones.</w:t>
        </w:r>
      </w:ins>
      <w:ins w:id="259" w:author="Salil Kapur" w:date="2017-04-05T21:54:00Z">
        <w:r>
          <w:rPr>
            <w:lang w:val="en-US"/>
          </w:rPr>
          <w:t xml:space="preserve"> The book will use </w:t>
        </w:r>
      </w:ins>
      <w:ins w:id="260" w:author="Salil Kapur" w:date="2017-04-05T21:57:00Z">
        <w:r w:rsidR="00623D2A">
          <w:rPr>
            <w:lang w:val="en-US"/>
          </w:rPr>
          <w:t xml:space="preserve">Pillow version 4.0 </w:t>
        </w:r>
      </w:ins>
    </w:p>
    <w:p w14:paraId="3D4C0635" w14:textId="77777777" w:rsidR="00765394" w:rsidRDefault="00765394" w:rsidP="00DF4253">
      <w:pPr>
        <w:jc w:val="both"/>
        <w:rPr>
          <w:ins w:id="261" w:author="Salil Kapur" w:date="2017-04-05T21:54:00Z"/>
          <w:lang w:val="en-US"/>
        </w:rPr>
        <w:pPrChange w:id="262" w:author="Salil Kapur" w:date="2017-04-05T14:55:00Z">
          <w:pPr/>
        </w:pPrChange>
      </w:pPr>
    </w:p>
    <w:p w14:paraId="6DEC8C8A" w14:textId="2EB0F132" w:rsidR="00A86463" w:rsidRDefault="00765394" w:rsidP="00DF4253">
      <w:pPr>
        <w:jc w:val="both"/>
        <w:rPr>
          <w:lang w:val="en-US"/>
        </w:rPr>
        <w:pPrChange w:id="263" w:author="Salil Kapur" w:date="2017-04-05T14:55:00Z">
          <w:pPr/>
        </w:pPrChange>
      </w:pPr>
      <w:ins w:id="264" w:author="Salil Kapur" w:date="2017-04-05T21:54:00Z">
        <w:r>
          <w:rPr>
            <w:lang w:val="en-US"/>
          </w:rPr>
          <w:t xml:space="preserve">Note: </w:t>
        </w:r>
        <w:r w:rsidRPr="00765394">
          <w:rPr>
            <w:lang w:val="en-US"/>
          </w:rPr>
          <w:t>https://python-pillow.org/</w:t>
        </w:r>
      </w:ins>
      <w:del w:id="265" w:author="Salil Kapur" w:date="2017-04-05T21:54:00Z">
        <w:r w:rsidR="00A86463" w:rsidDel="00765394">
          <w:rPr>
            <w:lang w:val="en-US"/>
          </w:rPr>
          <w:delText xml:space="preserve">We are going to cover </w:delText>
        </w:r>
      </w:del>
      <w:del w:id="266" w:author="Salil Kapur" w:date="2017-04-05T21:51:00Z">
        <w:r w:rsidR="00A86463" w:rsidDel="00765394">
          <w:rPr>
            <w:lang w:val="en-US"/>
          </w:rPr>
          <w:delText xml:space="preserve">the </w:delText>
        </w:r>
      </w:del>
      <w:del w:id="267" w:author="Salil Kapur" w:date="2017-04-05T21:54:00Z">
        <w:r w:rsidR="00A86463" w:rsidDel="00765394">
          <w:rPr>
            <w:lang w:val="en-US"/>
          </w:rPr>
          <w:delText xml:space="preserve">topics like how to install Pillow on different operating systems and </w:delText>
        </w:r>
        <w:r w:rsidR="00F31D08" w:rsidDel="00765394">
          <w:rPr>
            <w:lang w:val="en-US"/>
          </w:rPr>
          <w:delText>what are the basic functions in the library.</w:delText>
        </w:r>
      </w:del>
    </w:p>
    <w:p w14:paraId="5FE8E5FA" w14:textId="77777777" w:rsidR="00F31D08" w:rsidRDefault="00F31D08" w:rsidP="00DF4253">
      <w:pPr>
        <w:jc w:val="both"/>
        <w:rPr>
          <w:lang w:val="en-US"/>
        </w:rPr>
        <w:pPrChange w:id="268" w:author="Salil Kapur" w:date="2017-04-05T14:55:00Z">
          <w:pPr/>
        </w:pPrChange>
      </w:pPr>
    </w:p>
    <w:p w14:paraId="102B4BB2" w14:textId="704FFEFA" w:rsidR="00F31D08" w:rsidRDefault="00F31D08" w:rsidP="00DF4253">
      <w:pPr>
        <w:jc w:val="both"/>
        <w:outlineLvl w:val="0"/>
        <w:rPr>
          <w:b/>
          <w:lang w:val="en-US"/>
        </w:rPr>
        <w:pPrChange w:id="269" w:author="Salil Kapur" w:date="2017-04-05T14:55:00Z">
          <w:pPr>
            <w:outlineLvl w:val="0"/>
          </w:pPr>
        </w:pPrChange>
      </w:pPr>
      <w:r>
        <w:rPr>
          <w:b/>
          <w:lang w:val="en-US"/>
        </w:rPr>
        <w:t>Installation</w:t>
      </w:r>
    </w:p>
    <w:p w14:paraId="6803AEA6" w14:textId="77777777" w:rsidR="00F31D08" w:rsidRDefault="00F31D08" w:rsidP="00DF4253">
      <w:pPr>
        <w:jc w:val="both"/>
        <w:rPr>
          <w:b/>
          <w:lang w:val="en-US"/>
        </w:rPr>
        <w:pPrChange w:id="270" w:author="Salil Kapur" w:date="2017-04-05T14:55:00Z">
          <w:pPr/>
        </w:pPrChange>
      </w:pPr>
    </w:p>
    <w:p w14:paraId="47F5B382" w14:textId="40751146" w:rsidR="00F31D08" w:rsidRDefault="00F31D08" w:rsidP="00DF4253">
      <w:pPr>
        <w:pStyle w:val="ListParagraph"/>
        <w:numPr>
          <w:ilvl w:val="0"/>
          <w:numId w:val="3"/>
        </w:numPr>
        <w:jc w:val="both"/>
        <w:rPr>
          <w:b/>
          <w:lang w:val="en-US"/>
        </w:rPr>
        <w:pPrChange w:id="271" w:author="Salil Kapur" w:date="2017-04-05T14:55:00Z">
          <w:pPr>
            <w:pStyle w:val="ListParagraph"/>
            <w:numPr>
              <w:numId w:val="3"/>
            </w:numPr>
            <w:ind w:hanging="360"/>
          </w:pPr>
        </w:pPrChange>
      </w:pPr>
      <w:r>
        <w:rPr>
          <w:b/>
          <w:lang w:val="en-US"/>
        </w:rPr>
        <w:t>Window</w:t>
      </w:r>
      <w:ins w:id="272" w:author="Salil Kapur" w:date="2017-04-05T21:57:00Z">
        <w:r w:rsidR="00623D2A">
          <w:rPr>
            <w:b/>
            <w:lang w:val="en-US"/>
          </w:rPr>
          <w:t>s</w:t>
        </w:r>
      </w:ins>
      <w:del w:id="273" w:author="Salil Kapur" w:date="2017-04-05T21:57:00Z">
        <w:r w:rsidDel="00623D2A">
          <w:rPr>
            <w:b/>
            <w:lang w:val="en-US"/>
          </w:rPr>
          <w:delText>s Installation</w:delText>
        </w:r>
      </w:del>
    </w:p>
    <w:p w14:paraId="6B62E0CB" w14:textId="77777777" w:rsidR="00F31D08" w:rsidRDefault="00F31D08" w:rsidP="00DF4253">
      <w:pPr>
        <w:pStyle w:val="ListParagraph"/>
        <w:jc w:val="both"/>
        <w:rPr>
          <w:lang w:val="en-US"/>
        </w:rPr>
        <w:pPrChange w:id="274" w:author="Salil Kapur" w:date="2017-04-05T14:55:00Z">
          <w:pPr>
            <w:pStyle w:val="ListParagraph"/>
          </w:pPr>
        </w:pPrChange>
      </w:pPr>
    </w:p>
    <w:p w14:paraId="24E476D6" w14:textId="77777777" w:rsidR="00623D2A" w:rsidRDefault="00F31D08" w:rsidP="00DF4253">
      <w:pPr>
        <w:pStyle w:val="ListParagraph"/>
        <w:jc w:val="both"/>
        <w:outlineLvl w:val="0"/>
        <w:rPr>
          <w:ins w:id="275" w:author="Salil Kapur" w:date="2017-04-05T22:00:00Z"/>
          <w:lang w:val="en-US"/>
        </w:rPr>
        <w:pPrChange w:id="276" w:author="Salil Kapur" w:date="2017-04-05T14:55:00Z">
          <w:pPr>
            <w:pStyle w:val="ListParagraph"/>
            <w:outlineLvl w:val="0"/>
          </w:pPr>
        </w:pPrChange>
      </w:pPr>
      <w:r>
        <w:rPr>
          <w:lang w:val="en-US"/>
        </w:rPr>
        <w:t xml:space="preserve">Pillow can be installed </w:t>
      </w:r>
      <w:ins w:id="277" w:author="Salil Kapur" w:date="2017-04-05T21:59:00Z">
        <w:r w:rsidR="00623D2A">
          <w:rPr>
            <w:lang w:val="en-US"/>
          </w:rPr>
          <w:t xml:space="preserve">on windows </w:t>
        </w:r>
      </w:ins>
      <w:r>
        <w:rPr>
          <w:lang w:val="en-US"/>
        </w:rPr>
        <w:t xml:space="preserve">using </w:t>
      </w:r>
      <w:del w:id="278" w:author="Salil Kapur" w:date="2017-04-05T21:58:00Z">
        <w:r w:rsidDel="00623D2A">
          <w:rPr>
            <w:lang w:val="en-US"/>
          </w:rPr>
          <w:delText xml:space="preserve">the </w:delText>
        </w:r>
      </w:del>
      <w:r>
        <w:rPr>
          <w:lang w:val="en-US"/>
        </w:rPr>
        <w:t>pi</w:t>
      </w:r>
      <w:ins w:id="279" w:author="Salil Kapur" w:date="2017-04-05T22:00:00Z">
        <w:r w:rsidR="00623D2A">
          <w:rPr>
            <w:lang w:val="en-US"/>
          </w:rPr>
          <w:t>p.</w:t>
        </w:r>
      </w:ins>
    </w:p>
    <w:p w14:paraId="59B8D398" w14:textId="4D62DE03" w:rsidR="00F31D08" w:rsidRDefault="00623D2A" w:rsidP="00DF4253">
      <w:pPr>
        <w:pStyle w:val="ListParagraph"/>
        <w:jc w:val="both"/>
        <w:outlineLvl w:val="0"/>
        <w:rPr>
          <w:lang w:val="en-US"/>
        </w:rPr>
        <w:pPrChange w:id="280" w:author="Salil Kapur" w:date="2017-04-05T14:55:00Z">
          <w:pPr>
            <w:pStyle w:val="ListParagraph"/>
            <w:outlineLvl w:val="0"/>
          </w:pPr>
        </w:pPrChange>
      </w:pPr>
      <w:ins w:id="281" w:author="Salil Kapur" w:date="2017-04-05T22:00:00Z">
        <w:r>
          <w:rPr>
            <w:lang w:val="en-US"/>
          </w:rPr>
          <w:t>Open Command Line tool on your windows machine and type in the following command and press enter.</w:t>
        </w:r>
      </w:ins>
      <w:del w:id="282" w:author="Salil Kapur" w:date="2017-04-05T22:00:00Z">
        <w:r w:rsidR="00F31D08" w:rsidDel="00623D2A">
          <w:rPr>
            <w:lang w:val="en-US"/>
          </w:rPr>
          <w:delText>p</w:delText>
        </w:r>
      </w:del>
      <w:del w:id="283" w:author="Salil Kapur" w:date="2017-04-05T21:59:00Z">
        <w:r w:rsidR="00F31D08" w:rsidDel="00623D2A">
          <w:rPr>
            <w:lang w:val="en-US"/>
          </w:rPr>
          <w:delText xml:space="preserve"> command</w:delText>
        </w:r>
      </w:del>
    </w:p>
    <w:p w14:paraId="229A5E50" w14:textId="77777777" w:rsidR="00F31D08" w:rsidRDefault="00F31D08" w:rsidP="00DF4253">
      <w:pPr>
        <w:pStyle w:val="ListParagraph"/>
        <w:jc w:val="both"/>
        <w:rPr>
          <w:lang w:val="en-US"/>
        </w:rPr>
        <w:pPrChange w:id="284" w:author="Salil Kapur" w:date="2017-04-05T14:55:00Z">
          <w:pPr>
            <w:pStyle w:val="ListParagraph"/>
          </w:pPr>
        </w:pPrChange>
      </w:pPr>
    </w:p>
    <w:p w14:paraId="53A72609" w14:textId="717AC006" w:rsidR="002C6FBC" w:rsidRPr="00C83EDE" w:rsidRDefault="002C6FBC" w:rsidP="00DF4253">
      <w:pPr>
        <w:pStyle w:val="ListParagraph"/>
        <w:jc w:val="both"/>
        <w:rPr>
          <w:rFonts w:ascii="Andale Mono" w:hAnsi="Andale Mono"/>
          <w:lang w:val="en-US"/>
        </w:rPr>
        <w:pPrChange w:id="285" w:author="Salil Kapur" w:date="2017-04-05T14:55:00Z">
          <w:pPr>
            <w:pStyle w:val="ListParagraph"/>
          </w:pPr>
        </w:pPrChange>
      </w:pPr>
      <w:r w:rsidRPr="00C83EDE">
        <w:rPr>
          <w:rFonts w:ascii="Andale Mono" w:hAnsi="Andale Mono"/>
          <w:lang w:val="en-US"/>
        </w:rPr>
        <w:t>pip install Pillow</w:t>
      </w:r>
    </w:p>
    <w:p w14:paraId="0D2592E7" w14:textId="77777777" w:rsidR="002C6FBC" w:rsidRDefault="002C6FBC" w:rsidP="00DF4253">
      <w:pPr>
        <w:pStyle w:val="ListParagraph"/>
        <w:jc w:val="both"/>
        <w:rPr>
          <w:ins w:id="286" w:author="Salil Kapur" w:date="2017-04-05T21:59:00Z"/>
          <w:lang w:val="en-US"/>
        </w:rPr>
        <w:pPrChange w:id="287" w:author="Salil Kapur" w:date="2017-04-05T14:55:00Z">
          <w:pPr>
            <w:pStyle w:val="ListParagraph"/>
          </w:pPr>
        </w:pPrChange>
      </w:pPr>
    </w:p>
    <w:p w14:paraId="4671A8CB" w14:textId="7505D8E7" w:rsidR="00623D2A" w:rsidRDefault="000B7F83" w:rsidP="00DF4253">
      <w:pPr>
        <w:pStyle w:val="ListParagraph"/>
        <w:jc w:val="both"/>
        <w:rPr>
          <w:ins w:id="288" w:author="Salil Kapur" w:date="2017-04-05T21:59:00Z"/>
          <w:lang w:val="en-US"/>
        </w:rPr>
        <w:pPrChange w:id="289" w:author="Salil Kapur" w:date="2017-04-05T14:55:00Z">
          <w:pPr>
            <w:pStyle w:val="ListParagraph"/>
          </w:pPr>
        </w:pPrChange>
      </w:pPr>
      <w:ins w:id="290" w:author="Salil Kapur" w:date="2017-04-05T23:46:00Z">
        <w:r>
          <w:rPr>
            <w:lang w:val="en-US"/>
          </w:rPr>
          <w:t xml:space="preserve">Pip already comes </w:t>
        </w:r>
        <w:r w:rsidR="007A54C8">
          <w:rPr>
            <w:lang w:val="en-US"/>
          </w:rPr>
          <w:t>installed with Python</w:t>
        </w:r>
      </w:ins>
      <w:ins w:id="291" w:author="Salil Kapur" w:date="2017-04-05T23:47:00Z">
        <w:r w:rsidR="007A54C8">
          <w:rPr>
            <w:lang w:val="en-US"/>
          </w:rPr>
          <w:t xml:space="preserve"> 2&gt;=</w:t>
        </w:r>
      </w:ins>
      <w:ins w:id="292" w:author="Salil Kapur" w:date="2017-04-05T23:46:00Z">
        <w:r w:rsidR="007A54C8">
          <w:rPr>
            <w:lang w:val="en-US"/>
          </w:rPr>
          <w:t xml:space="preserve">2.7.9 </w:t>
        </w:r>
      </w:ins>
      <w:ins w:id="293" w:author="Salil Kapur" w:date="2017-04-05T23:47:00Z">
        <w:r w:rsidR="007A54C8">
          <w:rPr>
            <w:lang w:val="en-US"/>
          </w:rPr>
          <w:t xml:space="preserve">and Python 3&gt;=3.4. In case you do not have pip installed please follow the official instructions given here: </w:t>
        </w:r>
      </w:ins>
      <w:ins w:id="294" w:author="Salil Kapur" w:date="2017-04-05T23:48:00Z">
        <w:r w:rsidR="007A54C8" w:rsidRPr="007A54C8">
          <w:rPr>
            <w:lang w:val="en-US"/>
          </w:rPr>
          <w:t>https://pip.pypa.io/en/stable/installing/#do-i-need-to-install-pip</w:t>
        </w:r>
      </w:ins>
    </w:p>
    <w:p w14:paraId="11655648" w14:textId="77777777" w:rsidR="00623D2A" w:rsidRDefault="00623D2A" w:rsidP="00DF4253">
      <w:pPr>
        <w:pStyle w:val="ListParagraph"/>
        <w:jc w:val="both"/>
        <w:rPr>
          <w:lang w:val="en-US"/>
        </w:rPr>
        <w:pPrChange w:id="295" w:author="Salil Kapur" w:date="2017-04-05T14:55:00Z">
          <w:pPr>
            <w:pStyle w:val="ListParagraph"/>
          </w:pPr>
        </w:pPrChange>
      </w:pPr>
    </w:p>
    <w:p w14:paraId="01D7DE1F" w14:textId="20B40B18" w:rsidR="002C6FBC" w:rsidRPr="002C6FBC" w:rsidRDefault="00623D2A" w:rsidP="00DF4253">
      <w:pPr>
        <w:pStyle w:val="ListParagraph"/>
        <w:numPr>
          <w:ilvl w:val="0"/>
          <w:numId w:val="3"/>
        </w:numPr>
        <w:jc w:val="both"/>
        <w:rPr>
          <w:b/>
          <w:lang w:val="en-US"/>
        </w:rPr>
        <w:pPrChange w:id="296" w:author="Salil Kapur" w:date="2017-04-05T14:55:00Z">
          <w:pPr>
            <w:pStyle w:val="ListParagraph"/>
            <w:numPr>
              <w:numId w:val="3"/>
            </w:numPr>
            <w:ind w:hanging="360"/>
          </w:pPr>
        </w:pPrChange>
      </w:pPr>
      <w:ins w:id="297" w:author="Salil Kapur" w:date="2017-04-05T21:57:00Z">
        <w:r>
          <w:rPr>
            <w:b/>
            <w:lang w:val="en-US"/>
          </w:rPr>
          <w:t>OSX/</w:t>
        </w:r>
      </w:ins>
      <w:proofErr w:type="spellStart"/>
      <w:r w:rsidR="002C6FBC" w:rsidRPr="002C6FBC">
        <w:rPr>
          <w:b/>
          <w:lang w:val="en-US"/>
        </w:rPr>
        <w:t>macOS</w:t>
      </w:r>
      <w:proofErr w:type="spellEnd"/>
      <w:del w:id="298" w:author="Salil Kapur" w:date="2017-04-05T21:57:00Z">
        <w:r w:rsidR="002C6FBC" w:rsidRPr="002C6FBC" w:rsidDel="00623D2A">
          <w:rPr>
            <w:b/>
            <w:lang w:val="en-US"/>
          </w:rPr>
          <w:delText xml:space="preserve"> installation</w:delText>
        </w:r>
      </w:del>
    </w:p>
    <w:p w14:paraId="3F342C9C" w14:textId="77777777" w:rsidR="002C6FBC" w:rsidRDefault="002C6FBC" w:rsidP="00DF4253">
      <w:pPr>
        <w:pStyle w:val="ListParagraph"/>
        <w:jc w:val="both"/>
        <w:rPr>
          <w:lang w:val="en-US"/>
        </w:rPr>
        <w:pPrChange w:id="299" w:author="Salil Kapur" w:date="2017-04-05T14:55:00Z">
          <w:pPr>
            <w:pStyle w:val="ListParagraph"/>
          </w:pPr>
        </w:pPrChange>
      </w:pPr>
    </w:p>
    <w:p w14:paraId="5E1006B8" w14:textId="77777777" w:rsidR="007A54C8" w:rsidRDefault="00623D2A" w:rsidP="00DF4253">
      <w:pPr>
        <w:pStyle w:val="ListParagraph"/>
        <w:jc w:val="both"/>
        <w:rPr>
          <w:ins w:id="300" w:author="Salil Kapur" w:date="2017-04-05T23:51:00Z"/>
          <w:lang w:val="en-US"/>
        </w:rPr>
        <w:pPrChange w:id="301" w:author="Salil Kapur" w:date="2017-04-05T14:55:00Z">
          <w:pPr>
            <w:pStyle w:val="ListParagraph"/>
          </w:pPr>
        </w:pPrChange>
      </w:pPr>
      <w:ins w:id="302" w:author="Salil Kapur" w:date="2017-04-05T22:05:00Z">
        <w:r>
          <w:rPr>
            <w:lang w:val="en-US"/>
          </w:rPr>
          <w:t>For OSX/</w:t>
        </w:r>
        <w:proofErr w:type="spellStart"/>
        <w:r>
          <w:rPr>
            <w:lang w:val="en-US"/>
          </w:rPr>
          <w:t>macOS</w:t>
        </w:r>
        <w:proofErr w:type="spellEnd"/>
        <w:r>
          <w:rPr>
            <w:lang w:val="en-US"/>
          </w:rPr>
          <w:t xml:space="preserve"> we will use Homebrew to install Pillow.</w:t>
        </w:r>
      </w:ins>
    </w:p>
    <w:p w14:paraId="24A13D90" w14:textId="77777777" w:rsidR="007A54C8" w:rsidRDefault="007A54C8" w:rsidP="00DF4253">
      <w:pPr>
        <w:pStyle w:val="ListParagraph"/>
        <w:jc w:val="both"/>
        <w:rPr>
          <w:ins w:id="303" w:author="Salil Kapur" w:date="2017-04-05T23:51:00Z"/>
          <w:lang w:val="en-US"/>
        </w:rPr>
        <w:pPrChange w:id="304" w:author="Salil Kapur" w:date="2017-04-05T14:55:00Z">
          <w:pPr>
            <w:pStyle w:val="ListParagraph"/>
          </w:pPr>
        </w:pPrChange>
      </w:pPr>
    </w:p>
    <w:p w14:paraId="284F314C" w14:textId="785A5615" w:rsidR="002C6FBC" w:rsidRDefault="007A54C8" w:rsidP="00DF4253">
      <w:pPr>
        <w:pStyle w:val="ListParagraph"/>
        <w:jc w:val="both"/>
        <w:rPr>
          <w:lang w:val="en-US"/>
        </w:rPr>
        <w:pPrChange w:id="305" w:author="Salil Kapur" w:date="2017-04-05T14:55:00Z">
          <w:pPr>
            <w:pStyle w:val="ListParagraph"/>
          </w:pPr>
        </w:pPrChange>
      </w:pPr>
      <w:ins w:id="306" w:author="Salil Kapur" w:date="2017-04-05T23:51:00Z">
        <w:r>
          <w:rPr>
            <w:lang w:val="en-US"/>
          </w:rPr>
          <w:t xml:space="preserve">Go to </w:t>
        </w:r>
      </w:ins>
      <w:ins w:id="307" w:author="Salil Kapur" w:date="2017-04-05T23:52:00Z">
        <w:r>
          <w:rPr>
            <w:lang w:val="en-US"/>
          </w:rPr>
          <w:fldChar w:fldCharType="begin"/>
        </w:r>
        <w:r>
          <w:rPr>
            <w:lang w:val="en-US"/>
          </w:rPr>
          <w:instrText xml:space="preserve"> HYPERLINK "</w:instrText>
        </w:r>
        <w:r w:rsidRPr="007A54C8">
          <w:rPr>
            <w:lang w:val="en-US"/>
          </w:rPr>
          <w:instrText>https://brew.sh/</w:instrText>
        </w:r>
        <w:r>
          <w:rPr>
            <w:lang w:val="en-US"/>
          </w:rPr>
          <w:instrText xml:space="preserve">" </w:instrText>
        </w:r>
        <w:r>
          <w:rPr>
            <w:lang w:val="en-US"/>
          </w:rPr>
          <w:fldChar w:fldCharType="separate"/>
        </w:r>
        <w:r w:rsidRPr="00162FFE">
          <w:rPr>
            <w:rStyle w:val="Hyperlink"/>
            <w:lang w:val="en-US"/>
          </w:rPr>
          <w:t>https://brew.sh/</w:t>
        </w:r>
        <w:r>
          <w:rPr>
            <w:lang w:val="en-US"/>
          </w:rPr>
          <w:fldChar w:fldCharType="end"/>
        </w:r>
        <w:r>
          <w:rPr>
            <w:lang w:val="en-US"/>
          </w:rPr>
          <w:t xml:space="preserve"> for instructions on how to install Homebrew in case you do not have it installed</w:t>
        </w:r>
      </w:ins>
      <w:del w:id="308" w:author="Salil Kapur" w:date="2017-04-05T22:06:00Z">
        <w:r w:rsidR="004723BA" w:rsidDel="00623D2A">
          <w:rPr>
            <w:lang w:val="en-US"/>
          </w:rPr>
          <w:delText>First download and install Homebrew. After installing Homebrew install the dependencies:</w:delText>
        </w:r>
      </w:del>
    </w:p>
    <w:p w14:paraId="4792C0F6" w14:textId="77777777" w:rsidR="004723BA" w:rsidRDefault="004723BA" w:rsidP="00DF4253">
      <w:pPr>
        <w:pStyle w:val="ListParagraph"/>
        <w:jc w:val="both"/>
        <w:rPr>
          <w:ins w:id="309" w:author="Salil Kapur" w:date="2017-04-05T22:06:00Z"/>
          <w:lang w:val="en-US"/>
        </w:rPr>
        <w:pPrChange w:id="310" w:author="Salil Kapur" w:date="2017-04-05T14:55:00Z">
          <w:pPr>
            <w:pStyle w:val="ListParagraph"/>
          </w:pPr>
        </w:pPrChange>
      </w:pPr>
    </w:p>
    <w:p w14:paraId="0A9DB9E5" w14:textId="46EA4803" w:rsidR="00623D2A" w:rsidRDefault="00623D2A" w:rsidP="00DF4253">
      <w:pPr>
        <w:pStyle w:val="ListParagraph"/>
        <w:jc w:val="both"/>
        <w:rPr>
          <w:ins w:id="311" w:author="Salil Kapur" w:date="2017-04-05T22:06:00Z"/>
          <w:lang w:val="en-US"/>
        </w:rPr>
        <w:pPrChange w:id="312" w:author="Salil Kapur" w:date="2017-04-05T14:55:00Z">
          <w:pPr>
            <w:pStyle w:val="ListParagraph"/>
          </w:pPr>
        </w:pPrChange>
      </w:pPr>
      <w:ins w:id="313" w:author="Salil Kapur" w:date="2017-04-05T22:06:00Z">
        <w:r>
          <w:rPr>
            <w:lang w:val="en-US"/>
          </w:rPr>
          <w:t>Install the dependencies using:</w:t>
        </w:r>
      </w:ins>
    </w:p>
    <w:p w14:paraId="5FF14B80" w14:textId="77777777" w:rsidR="00623D2A" w:rsidRDefault="00623D2A" w:rsidP="00DF4253">
      <w:pPr>
        <w:pStyle w:val="ListParagraph"/>
        <w:jc w:val="both"/>
        <w:rPr>
          <w:lang w:val="en-US"/>
        </w:rPr>
        <w:pPrChange w:id="314" w:author="Salil Kapur" w:date="2017-04-05T14:55:00Z">
          <w:pPr>
            <w:pStyle w:val="ListParagraph"/>
          </w:pPr>
        </w:pPrChange>
      </w:pPr>
    </w:p>
    <w:p w14:paraId="53F0541C" w14:textId="06214482" w:rsidR="004723BA" w:rsidRPr="00C83EDE" w:rsidRDefault="004723BA" w:rsidP="00DF4253">
      <w:pPr>
        <w:pStyle w:val="ListParagraph"/>
        <w:jc w:val="both"/>
        <w:rPr>
          <w:rFonts w:ascii="Andale Mono" w:hAnsi="Andale Mono"/>
          <w:lang w:val="en-US"/>
        </w:rPr>
        <w:pPrChange w:id="315" w:author="Salil Kapur" w:date="2017-04-05T14:55:00Z">
          <w:pPr>
            <w:pStyle w:val="ListParagraph"/>
          </w:pPr>
        </w:pPrChange>
      </w:pPr>
      <w:r w:rsidRPr="00C83EDE">
        <w:rPr>
          <w:rFonts w:ascii="Andale Mono" w:hAnsi="Andale Mono"/>
          <w:lang w:val="en-US"/>
        </w:rPr>
        <w:t xml:space="preserve">brew install </w:t>
      </w:r>
      <w:proofErr w:type="spellStart"/>
      <w:r w:rsidRPr="00C83EDE">
        <w:rPr>
          <w:rFonts w:ascii="Andale Mono" w:hAnsi="Andale Mono"/>
          <w:lang w:val="en-US"/>
        </w:rPr>
        <w:t>libtiff</w:t>
      </w:r>
      <w:proofErr w:type="spellEnd"/>
      <w:r w:rsidRPr="00C83EDE">
        <w:rPr>
          <w:rFonts w:ascii="Andale Mono" w:hAnsi="Andale Mono"/>
          <w:lang w:val="en-US"/>
        </w:rPr>
        <w:t xml:space="preserve"> </w:t>
      </w:r>
      <w:proofErr w:type="spellStart"/>
      <w:r w:rsidRPr="00C83EDE">
        <w:rPr>
          <w:rFonts w:ascii="Andale Mono" w:hAnsi="Andale Mono"/>
          <w:lang w:val="en-US"/>
        </w:rPr>
        <w:t>libjpeg</w:t>
      </w:r>
      <w:proofErr w:type="spellEnd"/>
      <w:r w:rsidRPr="00C83EDE">
        <w:rPr>
          <w:rFonts w:ascii="Andale Mono" w:hAnsi="Andale Mono"/>
          <w:lang w:val="en-US"/>
        </w:rPr>
        <w:t xml:space="preserve"> </w:t>
      </w:r>
      <w:proofErr w:type="spellStart"/>
      <w:r w:rsidRPr="00C83EDE">
        <w:rPr>
          <w:rFonts w:ascii="Andale Mono" w:hAnsi="Andale Mono"/>
          <w:lang w:val="en-US"/>
        </w:rPr>
        <w:t>webp</w:t>
      </w:r>
      <w:proofErr w:type="spellEnd"/>
      <w:r w:rsidRPr="00C83EDE">
        <w:rPr>
          <w:rFonts w:ascii="Andale Mono" w:hAnsi="Andale Mono"/>
          <w:lang w:val="en-US"/>
        </w:rPr>
        <w:t xml:space="preserve"> little-cms2</w:t>
      </w:r>
    </w:p>
    <w:p w14:paraId="360C04CF" w14:textId="77777777" w:rsidR="004723BA" w:rsidRDefault="004723BA" w:rsidP="00DF4253">
      <w:pPr>
        <w:pStyle w:val="ListParagraph"/>
        <w:jc w:val="both"/>
        <w:rPr>
          <w:lang w:val="en-US"/>
        </w:rPr>
        <w:pPrChange w:id="316" w:author="Salil Kapur" w:date="2017-04-05T14:55:00Z">
          <w:pPr>
            <w:pStyle w:val="ListParagraph"/>
          </w:pPr>
        </w:pPrChange>
      </w:pPr>
    </w:p>
    <w:p w14:paraId="454DD165" w14:textId="3EE06A20" w:rsidR="004723BA" w:rsidRDefault="004723BA" w:rsidP="00DF4253">
      <w:pPr>
        <w:pStyle w:val="ListParagraph"/>
        <w:jc w:val="both"/>
        <w:outlineLvl w:val="0"/>
        <w:rPr>
          <w:lang w:val="en-US"/>
        </w:rPr>
        <w:pPrChange w:id="317" w:author="Salil Kapur" w:date="2017-04-05T14:55:00Z">
          <w:pPr>
            <w:pStyle w:val="ListParagraph"/>
            <w:outlineLvl w:val="0"/>
          </w:pPr>
        </w:pPrChange>
      </w:pPr>
      <w:r>
        <w:rPr>
          <w:lang w:val="en-US"/>
        </w:rPr>
        <w:t xml:space="preserve">After </w:t>
      </w:r>
      <w:del w:id="318" w:author="Salil Kapur" w:date="2017-04-05T22:06:00Z">
        <w:r w:rsidDel="00623D2A">
          <w:rPr>
            <w:lang w:val="en-US"/>
          </w:rPr>
          <w:delText>installing dependencies</w:delText>
        </w:r>
      </w:del>
      <w:ins w:id="319" w:author="Salil Kapur" w:date="2017-04-05T22:06:00Z">
        <w:r w:rsidR="00623D2A">
          <w:rPr>
            <w:lang w:val="en-US"/>
          </w:rPr>
          <w:t>that</w:t>
        </w:r>
      </w:ins>
      <w:r>
        <w:rPr>
          <w:lang w:val="en-US"/>
        </w:rPr>
        <w:t xml:space="preserve"> use pip </w:t>
      </w:r>
      <w:del w:id="320" w:author="Salil Kapur" w:date="2017-04-05T22:06:00Z">
        <w:r w:rsidDel="00623D2A">
          <w:rPr>
            <w:lang w:val="en-US"/>
          </w:rPr>
          <w:delText xml:space="preserve">command </w:delText>
        </w:r>
      </w:del>
      <w:r>
        <w:rPr>
          <w:lang w:val="en-US"/>
        </w:rPr>
        <w:t>to install Pillow</w:t>
      </w:r>
    </w:p>
    <w:p w14:paraId="5566E2F0" w14:textId="77777777" w:rsidR="004723BA" w:rsidRDefault="004723BA" w:rsidP="00DF4253">
      <w:pPr>
        <w:pStyle w:val="ListParagraph"/>
        <w:jc w:val="both"/>
        <w:rPr>
          <w:lang w:val="en-US"/>
        </w:rPr>
        <w:pPrChange w:id="321" w:author="Salil Kapur" w:date="2017-04-05T14:55:00Z">
          <w:pPr>
            <w:pStyle w:val="ListParagraph"/>
          </w:pPr>
        </w:pPrChange>
      </w:pPr>
    </w:p>
    <w:p w14:paraId="67002B02" w14:textId="77777777" w:rsidR="004723BA" w:rsidRPr="00C83EDE" w:rsidRDefault="004723BA" w:rsidP="00DF4253">
      <w:pPr>
        <w:pStyle w:val="ListParagraph"/>
        <w:jc w:val="both"/>
        <w:rPr>
          <w:rFonts w:ascii="Andale Mono" w:hAnsi="Andale Mono"/>
          <w:lang w:val="en-US"/>
        </w:rPr>
        <w:pPrChange w:id="322" w:author="Salil Kapur" w:date="2017-04-05T14:55:00Z">
          <w:pPr>
            <w:pStyle w:val="ListParagraph"/>
          </w:pPr>
        </w:pPrChange>
      </w:pPr>
      <w:r w:rsidRPr="00C83EDE">
        <w:rPr>
          <w:rFonts w:ascii="Andale Mono" w:hAnsi="Andale Mono"/>
          <w:lang w:val="en-US"/>
        </w:rPr>
        <w:t>pip install Pillow</w:t>
      </w:r>
    </w:p>
    <w:p w14:paraId="5A4EEA47" w14:textId="77777777" w:rsidR="004723BA" w:rsidRPr="004723BA" w:rsidRDefault="004723BA" w:rsidP="00DF4253">
      <w:pPr>
        <w:pStyle w:val="ListParagraph"/>
        <w:jc w:val="both"/>
        <w:rPr>
          <w:rFonts w:cs="Courier New"/>
          <w:color w:val="404040"/>
          <w:sz w:val="18"/>
          <w:szCs w:val="18"/>
          <w:lang w:eastAsia="en-GB"/>
        </w:rPr>
        <w:pPrChange w:id="323" w:author="Salil Kapur" w:date="2017-04-05T14:55:00Z">
          <w:pPr>
            <w:pStyle w:val="ListParagraph"/>
          </w:pPr>
        </w:pPrChange>
      </w:pPr>
    </w:p>
    <w:p w14:paraId="511B8878" w14:textId="4254200C" w:rsidR="002C6FBC" w:rsidRDefault="004723BA" w:rsidP="00DF4253">
      <w:pPr>
        <w:pStyle w:val="ListParagraph"/>
        <w:jc w:val="both"/>
        <w:rPr>
          <w:lang w:val="en-US"/>
        </w:rPr>
        <w:pPrChange w:id="324" w:author="Salil Kapur" w:date="2017-04-05T14:55:00Z">
          <w:pPr>
            <w:pStyle w:val="ListParagraph"/>
          </w:pPr>
        </w:pPrChange>
      </w:pPr>
      <w:r>
        <w:rPr>
          <w:lang w:val="en-US"/>
        </w:rPr>
        <w:t xml:space="preserve">If you have both python2 and python3 </w:t>
      </w:r>
      <w:r w:rsidR="00C83EDE">
        <w:rPr>
          <w:lang w:val="en-US"/>
        </w:rPr>
        <w:t>installed,</w:t>
      </w:r>
      <w:r>
        <w:rPr>
          <w:lang w:val="en-US"/>
        </w:rPr>
        <w:t xml:space="preserve"> then to install Pillow for python3 use th</w:t>
      </w:r>
      <w:ins w:id="325" w:author="Salil Kapur" w:date="2017-04-05T22:06:00Z">
        <w:r w:rsidR="00623D2A">
          <w:rPr>
            <w:lang w:val="en-US"/>
          </w:rPr>
          <w:t>e following</w:t>
        </w:r>
      </w:ins>
      <w:del w:id="326" w:author="Salil Kapur" w:date="2017-04-05T22:06:00Z">
        <w:r w:rsidDel="00623D2A">
          <w:rPr>
            <w:lang w:val="en-US"/>
          </w:rPr>
          <w:delText>is</w:delText>
        </w:r>
      </w:del>
      <w:r>
        <w:rPr>
          <w:lang w:val="en-US"/>
        </w:rPr>
        <w:t xml:space="preserve"> command</w:t>
      </w:r>
    </w:p>
    <w:p w14:paraId="0C7EEA6F" w14:textId="77777777" w:rsidR="004723BA" w:rsidRDefault="004723BA" w:rsidP="00DF4253">
      <w:pPr>
        <w:pStyle w:val="ListParagraph"/>
        <w:jc w:val="both"/>
        <w:rPr>
          <w:lang w:val="en-US"/>
        </w:rPr>
        <w:pPrChange w:id="327" w:author="Salil Kapur" w:date="2017-04-05T14:55:00Z">
          <w:pPr>
            <w:pStyle w:val="ListParagraph"/>
          </w:pPr>
        </w:pPrChange>
      </w:pPr>
    </w:p>
    <w:p w14:paraId="68BC3AED" w14:textId="70C6B7DB" w:rsidR="004723BA" w:rsidRPr="00C83EDE" w:rsidRDefault="004723BA" w:rsidP="00DF4253">
      <w:pPr>
        <w:pStyle w:val="ListParagraph"/>
        <w:jc w:val="both"/>
        <w:rPr>
          <w:rFonts w:ascii="Andale Mono" w:hAnsi="Andale Mono"/>
          <w:lang w:val="en-US"/>
        </w:rPr>
        <w:pPrChange w:id="328" w:author="Salil Kapur" w:date="2017-04-05T14:55:00Z">
          <w:pPr>
            <w:pStyle w:val="ListParagraph"/>
          </w:pPr>
        </w:pPrChange>
      </w:pPr>
      <w:r w:rsidRPr="00C83EDE">
        <w:rPr>
          <w:rFonts w:ascii="Andale Mono" w:hAnsi="Andale Mono"/>
          <w:lang w:val="en-US"/>
        </w:rPr>
        <w:t xml:space="preserve">python3 –m pip </w:t>
      </w:r>
      <w:proofErr w:type="gramStart"/>
      <w:r w:rsidRPr="00C83EDE">
        <w:rPr>
          <w:rFonts w:ascii="Andale Mono" w:hAnsi="Andale Mono"/>
          <w:lang w:val="en-US"/>
        </w:rPr>
        <w:t>install</w:t>
      </w:r>
      <w:proofErr w:type="gramEnd"/>
      <w:r w:rsidRPr="00C83EDE">
        <w:rPr>
          <w:rFonts w:ascii="Andale Mono" w:hAnsi="Andale Mono"/>
          <w:lang w:val="en-US"/>
        </w:rPr>
        <w:t xml:space="preserve"> Pillow</w:t>
      </w:r>
    </w:p>
    <w:p w14:paraId="4D988F85" w14:textId="77777777" w:rsidR="004723BA" w:rsidRDefault="004723BA" w:rsidP="00DF4253">
      <w:pPr>
        <w:pStyle w:val="ListParagraph"/>
        <w:jc w:val="both"/>
        <w:rPr>
          <w:lang w:val="en-US"/>
        </w:rPr>
        <w:pPrChange w:id="329" w:author="Salil Kapur" w:date="2017-04-05T14:55:00Z">
          <w:pPr>
            <w:pStyle w:val="ListParagraph"/>
          </w:pPr>
        </w:pPrChange>
      </w:pPr>
    </w:p>
    <w:p w14:paraId="1288505C" w14:textId="361A6E30" w:rsidR="004723BA" w:rsidRPr="00A971EF" w:rsidRDefault="00A971EF" w:rsidP="00DF4253">
      <w:pPr>
        <w:pStyle w:val="ListParagraph"/>
        <w:numPr>
          <w:ilvl w:val="0"/>
          <w:numId w:val="3"/>
        </w:numPr>
        <w:jc w:val="both"/>
        <w:rPr>
          <w:lang w:val="en-US"/>
        </w:rPr>
        <w:pPrChange w:id="330" w:author="Salil Kapur" w:date="2017-04-05T14:55:00Z">
          <w:pPr>
            <w:pStyle w:val="ListParagraph"/>
            <w:numPr>
              <w:numId w:val="3"/>
            </w:numPr>
            <w:ind w:hanging="360"/>
          </w:pPr>
        </w:pPrChange>
      </w:pPr>
      <w:r>
        <w:rPr>
          <w:b/>
          <w:lang w:val="en-US"/>
        </w:rPr>
        <w:t>Linux</w:t>
      </w:r>
      <w:del w:id="331" w:author="Salil Kapur" w:date="2017-04-05T21:57:00Z">
        <w:r w:rsidDel="00623D2A">
          <w:rPr>
            <w:b/>
            <w:lang w:val="en-US"/>
          </w:rPr>
          <w:delText xml:space="preserve"> installation</w:delText>
        </w:r>
      </w:del>
    </w:p>
    <w:p w14:paraId="318C509D" w14:textId="77777777" w:rsidR="00A971EF" w:rsidRDefault="00A971EF" w:rsidP="00DF4253">
      <w:pPr>
        <w:pStyle w:val="ListParagraph"/>
        <w:jc w:val="both"/>
        <w:rPr>
          <w:lang w:val="en-US"/>
        </w:rPr>
        <w:pPrChange w:id="332" w:author="Salil Kapur" w:date="2017-04-05T14:55:00Z">
          <w:pPr>
            <w:pStyle w:val="ListParagraph"/>
          </w:pPr>
        </w:pPrChange>
      </w:pPr>
    </w:p>
    <w:p w14:paraId="0C6A0CD8" w14:textId="429BBD7A" w:rsidR="00A971EF" w:rsidDel="00623D2A" w:rsidRDefault="00B41DEF" w:rsidP="00DF4253">
      <w:pPr>
        <w:pStyle w:val="ListParagraph"/>
        <w:jc w:val="both"/>
        <w:outlineLvl w:val="0"/>
        <w:rPr>
          <w:del w:id="333" w:author="Salil Kapur" w:date="2017-04-05T22:06:00Z"/>
          <w:lang w:val="en-US"/>
        </w:rPr>
        <w:pPrChange w:id="334" w:author="Salil Kapur" w:date="2017-04-05T14:55:00Z">
          <w:pPr>
            <w:pStyle w:val="ListParagraph"/>
            <w:outlineLvl w:val="0"/>
          </w:pPr>
        </w:pPrChange>
      </w:pPr>
      <w:r>
        <w:rPr>
          <w:lang w:val="en-US"/>
        </w:rPr>
        <w:t>Use pip command to install</w:t>
      </w:r>
    </w:p>
    <w:p w14:paraId="38201A3F" w14:textId="77777777" w:rsidR="00B41DEF" w:rsidRPr="00623D2A" w:rsidRDefault="00B41DEF" w:rsidP="00623D2A">
      <w:pPr>
        <w:pStyle w:val="ListParagraph"/>
        <w:jc w:val="both"/>
        <w:outlineLvl w:val="0"/>
        <w:rPr>
          <w:lang w:val="en-US"/>
          <w:rPrChange w:id="335" w:author="Salil Kapur" w:date="2017-04-05T22:06:00Z">
            <w:rPr>
              <w:lang w:val="en-US"/>
            </w:rPr>
          </w:rPrChange>
        </w:rPr>
        <w:pPrChange w:id="336" w:author="Salil Kapur" w:date="2017-04-05T22:06:00Z">
          <w:pPr>
            <w:pStyle w:val="ListParagraph"/>
          </w:pPr>
        </w:pPrChange>
      </w:pPr>
    </w:p>
    <w:p w14:paraId="6BC0BBF2" w14:textId="5A2F27DA" w:rsidR="00B41DEF" w:rsidRPr="00C83EDE" w:rsidRDefault="00B41DEF" w:rsidP="00DF4253">
      <w:pPr>
        <w:pStyle w:val="ListParagraph"/>
        <w:jc w:val="both"/>
        <w:rPr>
          <w:rFonts w:ascii="Andale Mono" w:hAnsi="Andale Mono"/>
          <w:lang w:val="en-US"/>
        </w:rPr>
        <w:pPrChange w:id="337" w:author="Salil Kapur" w:date="2017-04-05T14:55:00Z">
          <w:pPr>
            <w:pStyle w:val="ListParagraph"/>
          </w:pPr>
        </w:pPrChange>
      </w:pPr>
      <w:r w:rsidRPr="00C83EDE">
        <w:rPr>
          <w:rFonts w:ascii="Andale Mono" w:hAnsi="Andale Mono"/>
          <w:lang w:val="en-US"/>
        </w:rPr>
        <w:t>pip install Pillow</w:t>
      </w:r>
    </w:p>
    <w:p w14:paraId="5E18AEFC" w14:textId="77777777" w:rsidR="00B41DEF" w:rsidRDefault="00B41DEF" w:rsidP="00DF4253">
      <w:pPr>
        <w:jc w:val="both"/>
        <w:rPr>
          <w:lang w:val="en-US"/>
        </w:rPr>
        <w:pPrChange w:id="338" w:author="Salil Kapur" w:date="2017-04-05T14:55:00Z">
          <w:pPr/>
        </w:pPrChange>
      </w:pPr>
    </w:p>
    <w:p w14:paraId="4260C10E" w14:textId="037BB94E" w:rsidR="00B41DEF" w:rsidRPr="00B40CD0" w:rsidRDefault="00B41DEF" w:rsidP="00DF4253">
      <w:pPr>
        <w:jc w:val="both"/>
        <w:outlineLvl w:val="0"/>
        <w:rPr>
          <w:b/>
          <w:color w:val="FF0000"/>
          <w:lang w:val="en-US"/>
        </w:rPr>
        <w:pPrChange w:id="339" w:author="Salil Kapur" w:date="2017-04-05T14:55:00Z">
          <w:pPr>
            <w:outlineLvl w:val="0"/>
          </w:pPr>
        </w:pPrChange>
      </w:pPr>
      <w:commentRangeStart w:id="340"/>
      <w:del w:id="341" w:author="Salil Kapur" w:date="2017-04-05T22:07:00Z">
        <w:r w:rsidRPr="00B40CD0" w:rsidDel="00623D2A">
          <w:rPr>
            <w:b/>
            <w:color w:val="FF0000"/>
            <w:lang w:val="en-US"/>
          </w:rPr>
          <w:delText>Tutorial</w:delText>
        </w:r>
        <w:commentRangeEnd w:id="340"/>
        <w:r w:rsidR="00995569" w:rsidDel="00623D2A">
          <w:rPr>
            <w:rStyle w:val="CommentReference"/>
          </w:rPr>
          <w:commentReference w:id="340"/>
        </w:r>
      </w:del>
      <w:ins w:id="342" w:author="Salil Kapur" w:date="2017-04-05T22:07:00Z">
        <w:r w:rsidR="00623D2A">
          <w:rPr>
            <w:b/>
            <w:color w:val="FF0000"/>
            <w:lang w:val="en-US"/>
          </w:rPr>
          <w:t>Introduction to Pillow</w:t>
        </w:r>
      </w:ins>
    </w:p>
    <w:p w14:paraId="31BCEDC6" w14:textId="77777777" w:rsidR="00B41DEF" w:rsidRDefault="00B41DEF" w:rsidP="00DF4253">
      <w:pPr>
        <w:jc w:val="both"/>
        <w:rPr>
          <w:b/>
          <w:lang w:val="en-US"/>
        </w:rPr>
        <w:pPrChange w:id="343" w:author="Salil Kapur" w:date="2017-04-05T14:55:00Z">
          <w:pPr/>
        </w:pPrChange>
      </w:pPr>
    </w:p>
    <w:p w14:paraId="37FA94F4" w14:textId="073CB760" w:rsidR="00B41DEF" w:rsidRDefault="00D33161" w:rsidP="00DF4253">
      <w:pPr>
        <w:jc w:val="both"/>
        <w:rPr>
          <w:lang w:val="en-US"/>
        </w:rPr>
        <w:pPrChange w:id="344" w:author="Salil Kapur" w:date="2017-04-05T14:55:00Z">
          <w:pPr/>
        </w:pPrChange>
      </w:pPr>
      <w:ins w:id="345" w:author="Salil Kapur" w:date="2017-04-05T22:31:00Z">
        <w:r>
          <w:rPr>
            <w:lang w:val="en-US"/>
          </w:rPr>
          <w:t>This section will walk you through basics of Pillow</w:t>
        </w:r>
        <w:r w:rsidR="00BD48B9">
          <w:rPr>
            <w:lang w:val="en-US"/>
          </w:rPr>
          <w:t xml:space="preserve"> using relevant code snippets.</w:t>
        </w:r>
      </w:ins>
      <w:del w:id="346" w:author="Salil Kapur" w:date="2017-04-05T22:31:00Z">
        <w:r w:rsidR="00B41DEF" w:rsidDel="00BD48B9">
          <w:rPr>
            <w:lang w:val="en-US"/>
          </w:rPr>
          <w:delText>In this tutorial we will learn about basic functions offered by the Pillow library. We will first learn about the functions in the image module.</w:delText>
        </w:r>
      </w:del>
    </w:p>
    <w:p w14:paraId="41074553" w14:textId="77777777" w:rsidR="00B41DEF" w:rsidRDefault="00B41DEF" w:rsidP="00DF4253">
      <w:pPr>
        <w:jc w:val="both"/>
        <w:rPr>
          <w:lang w:val="en-US"/>
        </w:rPr>
        <w:pPrChange w:id="347" w:author="Salil Kapur" w:date="2017-04-05T14:55:00Z">
          <w:pPr/>
        </w:pPrChange>
      </w:pPr>
    </w:p>
    <w:p w14:paraId="1CD8A8B2" w14:textId="05BC6732" w:rsidR="00B41DEF" w:rsidRDefault="004A6A18" w:rsidP="00DF4253">
      <w:pPr>
        <w:jc w:val="both"/>
        <w:outlineLvl w:val="0"/>
        <w:rPr>
          <w:lang w:val="en-US"/>
        </w:rPr>
        <w:pPrChange w:id="348" w:author="Salil Kapur" w:date="2017-04-05T14:55:00Z">
          <w:pPr>
            <w:outlineLvl w:val="0"/>
          </w:pPr>
        </w:pPrChange>
      </w:pPr>
      <w:r>
        <w:rPr>
          <w:b/>
          <w:lang w:val="en-US"/>
        </w:rPr>
        <w:t>Read</w:t>
      </w:r>
      <w:ins w:id="349" w:author="Salil Kapur" w:date="2017-04-05T22:31:00Z">
        <w:r w:rsidR="00BD48B9">
          <w:rPr>
            <w:b/>
            <w:lang w:val="en-US"/>
          </w:rPr>
          <w:t>ing an</w:t>
        </w:r>
      </w:ins>
      <w:r w:rsidR="00B41DEF">
        <w:rPr>
          <w:b/>
          <w:lang w:val="en-US"/>
        </w:rPr>
        <w:t xml:space="preserve"> </w:t>
      </w:r>
      <w:ins w:id="350" w:author="Salil Kapur" w:date="2017-04-05T22:31:00Z">
        <w:r w:rsidR="00BD48B9">
          <w:rPr>
            <w:b/>
            <w:lang w:val="en-US"/>
          </w:rPr>
          <w:t>i</w:t>
        </w:r>
      </w:ins>
      <w:del w:id="351" w:author="Salil Kapur" w:date="2017-04-05T22:31:00Z">
        <w:r w:rsidR="00B41DEF" w:rsidDel="00BD48B9">
          <w:rPr>
            <w:b/>
            <w:lang w:val="en-US"/>
          </w:rPr>
          <w:delText>I</w:delText>
        </w:r>
      </w:del>
      <w:r w:rsidR="00B41DEF">
        <w:rPr>
          <w:b/>
          <w:lang w:val="en-US"/>
        </w:rPr>
        <w:t>mage</w:t>
      </w:r>
    </w:p>
    <w:p w14:paraId="04467704" w14:textId="77777777" w:rsidR="00B41DEF" w:rsidRDefault="00B41DEF" w:rsidP="00DF4253">
      <w:pPr>
        <w:jc w:val="both"/>
        <w:rPr>
          <w:lang w:val="en-US"/>
        </w:rPr>
        <w:pPrChange w:id="352" w:author="Salil Kapur" w:date="2017-04-05T14:55:00Z">
          <w:pPr/>
        </w:pPrChange>
      </w:pPr>
    </w:p>
    <w:p w14:paraId="5E33BF3E" w14:textId="0BD4324F" w:rsidR="00046A4C" w:rsidRDefault="00BD48B9" w:rsidP="00DF4253">
      <w:pPr>
        <w:jc w:val="both"/>
        <w:rPr>
          <w:lang w:val="en-US"/>
        </w:rPr>
        <w:pPrChange w:id="353" w:author="Salil Kapur" w:date="2017-04-05T14:55:00Z">
          <w:pPr/>
        </w:pPrChange>
      </w:pPr>
      <w:ins w:id="354" w:author="Salil Kapur" w:date="2017-04-05T22:39:00Z">
        <w:r>
          <w:rPr>
            <w:lang w:val="en-US"/>
          </w:rPr>
          <w:t xml:space="preserve">Knowing how to read an image is important. Almost all algorithms begin with an input image. In Pillow the Image module handles </w:t>
        </w:r>
      </w:ins>
      <w:del w:id="355" w:author="Salil Kapur" w:date="2017-04-05T22:40:00Z">
        <w:r w:rsidR="00B41DEF" w:rsidDel="00BD48B9">
          <w:rPr>
            <w:lang w:val="en-US"/>
          </w:rPr>
          <w:delText>To read an image there is a function called open() in the image module</w:delText>
        </w:r>
      </w:del>
      <w:ins w:id="356" w:author="Salil Kapur" w:date="2017-04-05T22:40:00Z">
        <w:r>
          <w:rPr>
            <w:lang w:val="en-US"/>
          </w:rPr>
          <w:t>the read function (</w:t>
        </w:r>
        <w:proofErr w:type="spellStart"/>
        <w:r>
          <w:rPr>
            <w:lang w:val="en-US"/>
          </w:rPr>
          <w:t>Image.open</w:t>
        </w:r>
        <w:proofErr w:type="spellEnd"/>
        <w:r>
          <w:rPr>
            <w:lang w:val="en-US"/>
          </w:rPr>
          <w:t>)</w:t>
        </w:r>
      </w:ins>
      <w:r w:rsidR="00B41DEF">
        <w:rPr>
          <w:lang w:val="en-US"/>
        </w:rPr>
        <w:t>. This function returns an image object</w:t>
      </w:r>
      <w:ins w:id="357" w:author="Salil Kapur" w:date="2017-04-05T22:42:00Z">
        <w:r w:rsidR="009F520B">
          <w:rPr>
            <w:lang w:val="en-US"/>
          </w:rPr>
          <w:t xml:space="preserve"> which </w:t>
        </w:r>
      </w:ins>
      <w:del w:id="358" w:author="Salil Kapur" w:date="2017-04-05T22:42:00Z">
        <w:r w:rsidR="00B41DEF" w:rsidDel="009F520B">
          <w:rPr>
            <w:lang w:val="en-US"/>
          </w:rPr>
          <w:delText xml:space="preserve">. The image </w:delText>
        </w:r>
        <w:r w:rsidR="00995569" w:rsidDel="009F520B">
          <w:rPr>
            <w:lang w:val="en-US"/>
          </w:rPr>
          <w:delText xml:space="preserve">object </w:delText>
        </w:r>
      </w:del>
      <w:r w:rsidR="00182890">
        <w:rPr>
          <w:lang w:val="en-US"/>
        </w:rPr>
        <w:t>contains information like image mode</w:t>
      </w:r>
      <w:r w:rsidR="00BF3E17">
        <w:rPr>
          <w:lang w:val="en-US"/>
        </w:rPr>
        <w:t>, image size</w:t>
      </w:r>
      <w:ins w:id="359" w:author="Salil Kapur" w:date="2017-04-05T22:40:00Z">
        <w:r>
          <w:rPr>
            <w:lang w:val="en-US"/>
          </w:rPr>
          <w:t xml:space="preserve"> and</w:t>
        </w:r>
      </w:ins>
      <w:del w:id="360" w:author="Salil Kapur" w:date="2017-04-05T22:40:00Z">
        <w:r w:rsidR="00BF3E17" w:rsidDel="00BD48B9">
          <w:rPr>
            <w:lang w:val="en-US"/>
          </w:rPr>
          <w:delText>,</w:delText>
        </w:r>
      </w:del>
      <w:r w:rsidR="00BF3E17">
        <w:rPr>
          <w:lang w:val="en-US"/>
        </w:rPr>
        <w:t xml:space="preserve"> image </w:t>
      </w:r>
      <w:r w:rsidR="00FF559F">
        <w:rPr>
          <w:lang w:val="en-US"/>
        </w:rPr>
        <w:t>format</w:t>
      </w:r>
      <w:r w:rsidR="00046A4C">
        <w:rPr>
          <w:lang w:val="en-US"/>
        </w:rPr>
        <w:t>.</w:t>
      </w:r>
    </w:p>
    <w:p w14:paraId="6A1B8A2F" w14:textId="77777777" w:rsidR="00046A4C" w:rsidRDefault="00046A4C" w:rsidP="00DF4253">
      <w:pPr>
        <w:jc w:val="both"/>
        <w:rPr>
          <w:lang w:val="en-US"/>
        </w:rPr>
        <w:pPrChange w:id="361" w:author="Salil Kapur" w:date="2017-04-05T14:55:00Z">
          <w:pPr/>
        </w:pPrChange>
      </w:pPr>
    </w:p>
    <w:p w14:paraId="0494900E" w14:textId="3AEEEB83" w:rsidR="00F5343F" w:rsidRPr="00F5343F" w:rsidRDefault="00F5343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rPr>
        <w:pPrChange w:id="36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363" w:author="Salil Kapur" w:date="2017-04-05T22:44:00Z">
        <w:r w:rsidRPr="00F5343F" w:rsidDel="006612B4">
          <w:rPr>
            <w:rFonts w:ascii="Andale Mono" w:hAnsi="Andale Mono" w:cs="Andale Mono"/>
            <w:color w:val="000000" w:themeColor="text1"/>
          </w:rPr>
          <w:delText xml:space="preserve">&gt;&gt;&gt; </w:delText>
        </w:r>
      </w:del>
      <w:r w:rsidRPr="00F5343F">
        <w:rPr>
          <w:rFonts w:ascii="Andale Mono" w:hAnsi="Andale Mono" w:cs="Andale Mono"/>
          <w:color w:val="000000" w:themeColor="text1"/>
        </w:rPr>
        <w:t>from PIL import Image</w:t>
      </w:r>
    </w:p>
    <w:p w14:paraId="59A2A7C4" w14:textId="7ACDDC4C" w:rsidR="00F5343F" w:rsidRDefault="00B139C5" w:rsidP="00DF4253">
      <w:pPr>
        <w:jc w:val="both"/>
        <w:rPr>
          <w:rFonts w:ascii="Andale Mono" w:hAnsi="Andale Mono" w:cs="Andale Mono"/>
          <w:color w:val="000000" w:themeColor="text1"/>
          <w:sz w:val="22"/>
        </w:rPr>
        <w:pPrChange w:id="364" w:author="Salil Kapur" w:date="2017-04-05T14:55:00Z">
          <w:pPr/>
        </w:pPrChange>
      </w:pPr>
      <w:del w:id="365" w:author="Salil Kapur" w:date="2017-04-05T22:44:00Z">
        <w:r w:rsidDel="006612B4">
          <w:rPr>
            <w:rFonts w:ascii="Andale Mono" w:hAnsi="Andale Mono" w:cs="Andale Mono"/>
            <w:color w:val="000000" w:themeColor="text1"/>
          </w:rPr>
          <w:delText xml:space="preserve">&gt;&gt;&gt; </w:delText>
        </w:r>
      </w:del>
      <w:proofErr w:type="spellStart"/>
      <w:r>
        <w:rPr>
          <w:rFonts w:ascii="Andale Mono" w:hAnsi="Andale Mono" w:cs="Andale Mono"/>
          <w:color w:val="000000" w:themeColor="text1"/>
        </w:rPr>
        <w:t>img</w:t>
      </w:r>
      <w:proofErr w:type="spellEnd"/>
      <w:r>
        <w:rPr>
          <w:rFonts w:ascii="Andale Mono" w:hAnsi="Andale Mono" w:cs="Andale Mono"/>
          <w:color w:val="000000" w:themeColor="text1"/>
        </w:rPr>
        <w:t xml:space="preserve"> = </w:t>
      </w:r>
      <w:proofErr w:type="spellStart"/>
      <w:r>
        <w:rPr>
          <w:rFonts w:ascii="Andale Mono" w:hAnsi="Andale Mono" w:cs="Andale Mono"/>
          <w:color w:val="000000" w:themeColor="text1"/>
        </w:rPr>
        <w:t>Image.open</w:t>
      </w:r>
      <w:proofErr w:type="spellEnd"/>
      <w:r>
        <w:rPr>
          <w:rFonts w:ascii="Andale Mono" w:hAnsi="Andale Mono" w:cs="Andale Mono"/>
          <w:color w:val="000000" w:themeColor="text1"/>
        </w:rPr>
        <w:t>("image</w:t>
      </w:r>
      <w:r w:rsidR="00F5343F" w:rsidRPr="00F5343F">
        <w:rPr>
          <w:rFonts w:ascii="Andale Mono" w:hAnsi="Andale Mono" w:cs="Andale Mono"/>
          <w:color w:val="000000" w:themeColor="text1"/>
        </w:rPr>
        <w:t>.png")</w:t>
      </w:r>
    </w:p>
    <w:p w14:paraId="48A30669" w14:textId="77777777" w:rsidR="00F5343F" w:rsidRDefault="00F5343F" w:rsidP="00DF4253">
      <w:pPr>
        <w:jc w:val="both"/>
        <w:rPr>
          <w:rFonts w:ascii="Andale Mono" w:hAnsi="Andale Mono" w:cs="Andale Mono"/>
          <w:color w:val="000000" w:themeColor="text1"/>
          <w:sz w:val="22"/>
        </w:rPr>
        <w:pPrChange w:id="366" w:author="Salil Kapur" w:date="2017-04-05T14:55:00Z">
          <w:pPr/>
        </w:pPrChange>
      </w:pPr>
    </w:p>
    <w:p w14:paraId="1E50987E" w14:textId="0B23267E" w:rsidR="00B41DEF" w:rsidRDefault="00182890" w:rsidP="00DF4253">
      <w:pPr>
        <w:jc w:val="both"/>
        <w:outlineLvl w:val="0"/>
        <w:rPr>
          <w:color w:val="000000" w:themeColor="text1"/>
          <w:lang w:val="en-US"/>
        </w:rPr>
        <w:pPrChange w:id="367" w:author="Salil Kapur" w:date="2017-04-05T14:55:00Z">
          <w:pPr>
            <w:outlineLvl w:val="0"/>
          </w:pPr>
        </w:pPrChange>
      </w:pPr>
      <w:r w:rsidRPr="00F5343F">
        <w:rPr>
          <w:color w:val="000000" w:themeColor="text1"/>
          <w:sz w:val="22"/>
          <w:lang w:val="en-US"/>
        </w:rPr>
        <w:t xml:space="preserve"> </w:t>
      </w:r>
      <w:r w:rsidR="00F5343F">
        <w:rPr>
          <w:color w:val="000000" w:themeColor="text1"/>
          <w:lang w:val="en-US"/>
        </w:rPr>
        <w:t xml:space="preserve">To display the image </w:t>
      </w:r>
      <w:ins w:id="368" w:author="Salil Kapur" w:date="2017-04-05T22:40:00Z">
        <w:r w:rsidR="00BD48B9">
          <w:rPr>
            <w:color w:val="000000" w:themeColor="text1"/>
            <w:lang w:val="en-US"/>
          </w:rPr>
          <w:t xml:space="preserve">on your screen </w:t>
        </w:r>
      </w:ins>
      <w:r w:rsidR="00F5343F">
        <w:rPr>
          <w:color w:val="000000" w:themeColor="text1"/>
          <w:lang w:val="en-US"/>
        </w:rPr>
        <w:t xml:space="preserve">use the </w:t>
      </w:r>
      <w:proofErr w:type="gramStart"/>
      <w:r w:rsidR="00F5343F">
        <w:rPr>
          <w:color w:val="000000" w:themeColor="text1"/>
          <w:lang w:val="en-US"/>
        </w:rPr>
        <w:t>show(</w:t>
      </w:r>
      <w:proofErr w:type="gramEnd"/>
      <w:r w:rsidR="00F5343F">
        <w:rPr>
          <w:color w:val="000000" w:themeColor="text1"/>
          <w:lang w:val="en-US"/>
        </w:rPr>
        <w:t>) function</w:t>
      </w:r>
    </w:p>
    <w:p w14:paraId="0768E921" w14:textId="77777777" w:rsidR="00F5343F" w:rsidDel="006612B4" w:rsidRDefault="00F5343F" w:rsidP="00DF4253">
      <w:pPr>
        <w:jc w:val="both"/>
        <w:rPr>
          <w:del w:id="369" w:author="Salil Kapur" w:date="2017-04-05T22:44:00Z"/>
          <w:rFonts w:ascii="Andale Mono" w:hAnsi="Andale Mono" w:cs="Andale Mono"/>
          <w:color w:val="000000" w:themeColor="text1"/>
        </w:rPr>
        <w:pPrChange w:id="370" w:author="Salil Kapur" w:date="2017-04-05T14:55:00Z">
          <w:pPr/>
        </w:pPrChange>
      </w:pPr>
    </w:p>
    <w:p w14:paraId="6B851F8E" w14:textId="77777777" w:rsidR="006612B4" w:rsidRPr="00F5343F" w:rsidRDefault="006612B4" w:rsidP="00DF4253">
      <w:pPr>
        <w:jc w:val="both"/>
        <w:rPr>
          <w:ins w:id="371" w:author="Salil Kapur" w:date="2017-04-05T22:44:00Z"/>
          <w:color w:val="000000" w:themeColor="text1"/>
          <w:lang w:val="en-US"/>
        </w:rPr>
        <w:pPrChange w:id="372" w:author="Salil Kapur" w:date="2017-04-05T14:55:00Z">
          <w:pPr/>
        </w:pPrChange>
      </w:pPr>
    </w:p>
    <w:p w14:paraId="5EC45002" w14:textId="15693C4F" w:rsidR="00F5343F" w:rsidRDefault="00F5343F" w:rsidP="00DF4253">
      <w:pPr>
        <w:jc w:val="both"/>
        <w:rPr>
          <w:rFonts w:ascii="Andale Mono" w:hAnsi="Andale Mono" w:cs="Andale Mono"/>
          <w:color w:val="000000" w:themeColor="text1"/>
        </w:rPr>
        <w:pPrChange w:id="373" w:author="Salil Kapur" w:date="2017-04-05T14:55:00Z">
          <w:pPr/>
        </w:pPrChange>
      </w:pPr>
      <w:del w:id="374" w:author="Salil Kapur" w:date="2017-04-05T22:44:00Z">
        <w:r w:rsidDel="006612B4">
          <w:rPr>
            <w:rFonts w:ascii="Andale Mono" w:hAnsi="Andale Mono" w:cs="Andale Mono"/>
            <w:color w:val="000000" w:themeColor="text1"/>
          </w:rPr>
          <w:delText xml:space="preserve">&gt;&gt;&gt; </w:delText>
        </w:r>
      </w:del>
      <w:proofErr w:type="spellStart"/>
      <w:proofErr w:type="gramStart"/>
      <w:r>
        <w:rPr>
          <w:rFonts w:ascii="Andale Mono" w:hAnsi="Andale Mono" w:cs="Andale Mono"/>
          <w:color w:val="000000" w:themeColor="text1"/>
        </w:rPr>
        <w:t>img.</w:t>
      </w:r>
      <w:r w:rsidRPr="00F5343F">
        <w:rPr>
          <w:rFonts w:ascii="Andale Mono" w:hAnsi="Andale Mono" w:cs="Andale Mono"/>
          <w:color w:val="000000" w:themeColor="text1"/>
        </w:rPr>
        <w:t>show</w:t>
      </w:r>
      <w:proofErr w:type="spellEnd"/>
      <w:proofErr w:type="gramEnd"/>
      <w:r w:rsidRPr="00F5343F">
        <w:rPr>
          <w:rFonts w:ascii="Andale Mono" w:hAnsi="Andale Mono" w:cs="Andale Mono"/>
          <w:color w:val="000000" w:themeColor="text1"/>
        </w:rPr>
        <w:t>()</w:t>
      </w:r>
    </w:p>
    <w:p w14:paraId="72565910" w14:textId="77777777" w:rsidR="00662093" w:rsidRDefault="00662093" w:rsidP="00DF4253">
      <w:pPr>
        <w:jc w:val="both"/>
        <w:rPr>
          <w:rFonts w:ascii="Andale Mono" w:hAnsi="Andale Mono" w:cs="Andale Mono"/>
          <w:color w:val="000000" w:themeColor="text1"/>
        </w:rPr>
        <w:pPrChange w:id="375" w:author="Salil Kapur" w:date="2017-04-05T14:55:00Z">
          <w:pPr/>
        </w:pPrChange>
      </w:pPr>
    </w:p>
    <w:p w14:paraId="75A3A309" w14:textId="046E2703" w:rsidR="00662093" w:rsidRDefault="00662093" w:rsidP="00DF4253">
      <w:pPr>
        <w:jc w:val="both"/>
        <w:outlineLvl w:val="0"/>
        <w:rPr>
          <w:b/>
          <w:color w:val="000000" w:themeColor="text1"/>
          <w:lang w:val="en-US"/>
        </w:rPr>
        <w:pPrChange w:id="376" w:author="Salil Kapur" w:date="2017-04-05T14:55:00Z">
          <w:pPr>
            <w:outlineLvl w:val="0"/>
          </w:pPr>
        </w:pPrChange>
      </w:pPr>
      <w:r>
        <w:rPr>
          <w:b/>
          <w:color w:val="000000" w:themeColor="text1"/>
          <w:lang w:val="en-US"/>
        </w:rPr>
        <w:t>Writing</w:t>
      </w:r>
      <w:r w:rsidR="00995569">
        <w:rPr>
          <w:b/>
          <w:color w:val="000000" w:themeColor="text1"/>
          <w:lang w:val="en-US"/>
        </w:rPr>
        <w:t>/Saving</w:t>
      </w:r>
      <w:r>
        <w:rPr>
          <w:b/>
          <w:color w:val="000000" w:themeColor="text1"/>
          <w:lang w:val="en-US"/>
        </w:rPr>
        <w:t xml:space="preserve"> Image</w:t>
      </w:r>
    </w:p>
    <w:p w14:paraId="6237EFDC" w14:textId="77777777" w:rsidR="00662093" w:rsidRDefault="00662093" w:rsidP="00DF4253">
      <w:pPr>
        <w:jc w:val="both"/>
        <w:rPr>
          <w:b/>
          <w:color w:val="000000" w:themeColor="text1"/>
          <w:lang w:val="en-US"/>
        </w:rPr>
        <w:pPrChange w:id="377" w:author="Salil Kapur" w:date="2017-04-05T14:55:00Z">
          <w:pPr/>
        </w:pPrChange>
      </w:pPr>
    </w:p>
    <w:p w14:paraId="06460F92" w14:textId="14BE81C5" w:rsidR="00662093" w:rsidRDefault="00C83EDE" w:rsidP="00DF4253">
      <w:pPr>
        <w:jc w:val="both"/>
        <w:outlineLvl w:val="0"/>
        <w:rPr>
          <w:color w:val="000000" w:themeColor="text1"/>
          <w:lang w:val="en-US"/>
        </w:rPr>
        <w:pPrChange w:id="378" w:author="Salil Kapur" w:date="2017-04-05T14:55:00Z">
          <w:pPr>
            <w:outlineLvl w:val="0"/>
          </w:pPr>
        </w:pPrChange>
      </w:pPr>
      <w:r>
        <w:rPr>
          <w:color w:val="000000" w:themeColor="text1"/>
          <w:lang w:val="en-US"/>
        </w:rPr>
        <w:t>To write or save an image</w:t>
      </w:r>
      <w:ins w:id="379" w:author="Salil Kapur" w:date="2017-04-05T22:43:00Z">
        <w:r w:rsidR="006612B4">
          <w:rPr>
            <w:color w:val="000000" w:themeColor="text1"/>
            <w:lang w:val="en-US"/>
          </w:rPr>
          <w:t xml:space="preserve"> to a file on your computer </w:t>
        </w:r>
      </w:ins>
      <w:del w:id="380" w:author="Salil Kapur" w:date="2017-04-05T22:43:00Z">
        <w:r w:rsidDel="006612B4">
          <w:rPr>
            <w:color w:val="000000" w:themeColor="text1"/>
            <w:lang w:val="en-US"/>
          </w:rPr>
          <w:delText xml:space="preserve"> </w:delText>
        </w:r>
      </w:del>
      <w:r>
        <w:rPr>
          <w:color w:val="000000" w:themeColor="text1"/>
          <w:lang w:val="en-US"/>
        </w:rPr>
        <w:t xml:space="preserve">use the save() function </w:t>
      </w:r>
      <w:ins w:id="381" w:author="Salil Kapur" w:date="2017-04-05T22:43:00Z">
        <w:r w:rsidR="006612B4">
          <w:rPr>
            <w:color w:val="000000" w:themeColor="text1"/>
            <w:lang w:val="en-US"/>
          </w:rPr>
          <w:t>associated to the image object. It takes in the absolute or relative file path to where you want to store the image.</w:t>
        </w:r>
      </w:ins>
      <w:del w:id="382" w:author="Salil Kapur" w:date="2017-04-05T22:43:00Z">
        <w:r w:rsidDel="006612B4">
          <w:rPr>
            <w:color w:val="000000" w:themeColor="text1"/>
            <w:lang w:val="en-US"/>
          </w:rPr>
          <w:delText>in the image module.</w:delText>
        </w:r>
      </w:del>
    </w:p>
    <w:p w14:paraId="03C5756F" w14:textId="77777777" w:rsidR="00C83EDE" w:rsidRDefault="00C83EDE" w:rsidP="00DF4253">
      <w:pPr>
        <w:jc w:val="both"/>
        <w:rPr>
          <w:color w:val="000000" w:themeColor="text1"/>
          <w:lang w:val="en-US"/>
        </w:rPr>
        <w:pPrChange w:id="383" w:author="Salil Kapur" w:date="2017-04-05T14:55:00Z">
          <w:pPr/>
        </w:pPrChange>
      </w:pPr>
    </w:p>
    <w:p w14:paraId="58A19F38" w14:textId="26983399" w:rsidR="00C83EDE" w:rsidRPr="00C83EDE" w:rsidRDefault="00C83EDE" w:rsidP="00DF4253">
      <w:pPr>
        <w:jc w:val="both"/>
        <w:rPr>
          <w:color w:val="000000" w:themeColor="text1"/>
          <w:lang w:val="en-US"/>
        </w:rPr>
        <w:pPrChange w:id="384" w:author="Salil Kapur" w:date="2017-04-05T14:55:00Z">
          <w:pPr/>
        </w:pPrChange>
      </w:pPr>
      <w:del w:id="385" w:author="Salil Kapur" w:date="2017-04-05T22:44:00Z">
        <w:r w:rsidRPr="00C83EDE" w:rsidDel="006612B4">
          <w:rPr>
            <w:rFonts w:ascii="Andale Mono" w:hAnsi="Andale Mono" w:cs="Andale Mono"/>
            <w:color w:val="000000" w:themeColor="text1"/>
          </w:rPr>
          <w:delText xml:space="preserve">&gt;&gt;&gt; </w:delText>
        </w:r>
      </w:del>
      <w:proofErr w:type="spellStart"/>
      <w:proofErr w:type="gramStart"/>
      <w:r w:rsidRPr="00C83EDE">
        <w:rPr>
          <w:rFonts w:ascii="Andale Mono" w:hAnsi="Andale Mono" w:cs="Andale Mono"/>
          <w:color w:val="000000" w:themeColor="text1"/>
        </w:rPr>
        <w:t>img.save</w:t>
      </w:r>
      <w:proofErr w:type="spellEnd"/>
      <w:proofErr w:type="gramEnd"/>
      <w:r w:rsidRPr="00C83EDE">
        <w:rPr>
          <w:rFonts w:ascii="Andale Mono" w:hAnsi="Andale Mono" w:cs="Andale Mono"/>
          <w:color w:val="000000" w:themeColor="text1"/>
        </w:rPr>
        <w:t>("temp.png")</w:t>
      </w:r>
    </w:p>
    <w:p w14:paraId="758170F8" w14:textId="77777777" w:rsidR="002C6FBC" w:rsidRDefault="002C6FBC" w:rsidP="00DF4253">
      <w:pPr>
        <w:jc w:val="both"/>
        <w:rPr>
          <w:lang w:val="en-US"/>
        </w:rPr>
        <w:pPrChange w:id="386" w:author="Salil Kapur" w:date="2017-04-05T14:55:00Z">
          <w:pPr/>
        </w:pPrChange>
      </w:pPr>
    </w:p>
    <w:p w14:paraId="41DD4E14" w14:textId="27AB1FCD" w:rsidR="004E3E05" w:rsidRDefault="004A6A18" w:rsidP="00DF4253">
      <w:pPr>
        <w:jc w:val="both"/>
        <w:outlineLvl w:val="0"/>
        <w:rPr>
          <w:b/>
          <w:lang w:val="en-US"/>
        </w:rPr>
        <w:pPrChange w:id="387" w:author="Salil Kapur" w:date="2017-04-05T14:55:00Z">
          <w:pPr>
            <w:outlineLvl w:val="0"/>
          </w:pPr>
        </w:pPrChange>
      </w:pPr>
      <w:r>
        <w:rPr>
          <w:b/>
          <w:lang w:val="en-US"/>
        </w:rPr>
        <w:t>Crop</w:t>
      </w:r>
      <w:ins w:id="388" w:author="Salil Kapur" w:date="2017-04-05T22:48:00Z">
        <w:r w:rsidR="001C5A6F">
          <w:rPr>
            <w:b/>
            <w:lang w:val="en-US"/>
          </w:rPr>
          <w:t>ping an</w:t>
        </w:r>
      </w:ins>
      <w:r w:rsidR="000C4EF1">
        <w:rPr>
          <w:b/>
          <w:lang w:val="en-US"/>
        </w:rPr>
        <w:t xml:space="preserve"> </w:t>
      </w:r>
      <w:ins w:id="389" w:author="Salil Kapur" w:date="2017-04-05T22:48:00Z">
        <w:r w:rsidR="001C5A6F">
          <w:rPr>
            <w:b/>
            <w:lang w:val="en-US"/>
          </w:rPr>
          <w:t>i</w:t>
        </w:r>
      </w:ins>
      <w:del w:id="390" w:author="Salil Kapur" w:date="2017-04-05T22:48:00Z">
        <w:r w:rsidR="000C4EF1" w:rsidDel="001C5A6F">
          <w:rPr>
            <w:b/>
            <w:lang w:val="en-US"/>
          </w:rPr>
          <w:delText>I</w:delText>
        </w:r>
      </w:del>
      <w:r w:rsidR="000C4EF1">
        <w:rPr>
          <w:b/>
          <w:lang w:val="en-US"/>
        </w:rPr>
        <w:t>mage</w:t>
      </w:r>
    </w:p>
    <w:p w14:paraId="2B349016" w14:textId="77777777" w:rsidR="000C4EF1" w:rsidRDefault="000C4EF1" w:rsidP="00DF4253">
      <w:pPr>
        <w:jc w:val="both"/>
        <w:rPr>
          <w:b/>
          <w:lang w:val="en-US"/>
        </w:rPr>
        <w:pPrChange w:id="391" w:author="Salil Kapur" w:date="2017-04-05T14:55:00Z">
          <w:pPr/>
        </w:pPrChange>
      </w:pPr>
    </w:p>
    <w:p w14:paraId="7DF27702" w14:textId="68D31D2E" w:rsidR="000C4EF1" w:rsidRDefault="006612B4" w:rsidP="00DF4253">
      <w:pPr>
        <w:jc w:val="both"/>
        <w:rPr>
          <w:lang w:val="en-US"/>
        </w:rPr>
        <w:pPrChange w:id="392" w:author="Salil Kapur" w:date="2017-04-05T14:55:00Z">
          <w:pPr/>
        </w:pPrChange>
      </w:pPr>
      <w:ins w:id="393" w:author="Salil Kapur" w:date="2017-04-05T22:44:00Z">
        <w:r>
          <w:rPr>
            <w:lang w:val="en-US"/>
          </w:rPr>
          <w:t xml:space="preserve">Cropping an image means to extract a particular region of the image which is smaller than the original image. This is sometimes useful when you want to run your algorithm only on a particular part of the image and not the entire image. This region in some books/references in called the Region of Interest (ROI). The image object has a </w:t>
        </w:r>
      </w:ins>
      <w:del w:id="394" w:author="Salil Kapur" w:date="2017-04-05T22:46:00Z">
        <w:r w:rsidR="003358F4" w:rsidDel="006612B4">
          <w:rPr>
            <w:lang w:val="en-US"/>
          </w:rPr>
          <w:delText xml:space="preserve">Use </w:delText>
        </w:r>
      </w:del>
      <w:r w:rsidR="003358F4">
        <w:rPr>
          <w:lang w:val="en-US"/>
        </w:rPr>
        <w:t xml:space="preserve">crop() function </w:t>
      </w:r>
      <w:del w:id="395" w:author="Salil Kapur" w:date="2017-04-05T22:46:00Z">
        <w:r w:rsidR="003358F4" w:rsidDel="006612B4">
          <w:rPr>
            <w:lang w:val="en-US"/>
          </w:rPr>
          <w:delText>in the image module to crop the image. It</w:delText>
        </w:r>
      </w:del>
      <w:ins w:id="396" w:author="Salil Kapur" w:date="2017-04-05T22:46:00Z">
        <w:r>
          <w:rPr>
            <w:lang w:val="en-US"/>
          </w:rPr>
          <w:t>that</w:t>
        </w:r>
      </w:ins>
      <w:r w:rsidR="003358F4">
        <w:rPr>
          <w:lang w:val="en-US"/>
        </w:rPr>
        <w:t xml:space="preserve"> takes two coordinates – the upper left corner and the bottom right corner of the rectangle</w:t>
      </w:r>
      <w:ins w:id="397" w:author="Salil Kapur" w:date="2017-04-05T22:46:00Z">
        <w:r>
          <w:rPr>
            <w:lang w:val="en-US"/>
          </w:rPr>
          <w:t xml:space="preserve"> that you are interested in and </w:t>
        </w:r>
      </w:ins>
      <w:del w:id="398" w:author="Salil Kapur" w:date="2017-04-05T22:46:00Z">
        <w:r w:rsidR="003358F4" w:rsidDel="006612B4">
          <w:rPr>
            <w:lang w:val="en-US"/>
          </w:rPr>
          <w:delText xml:space="preserve">. The </w:delText>
        </w:r>
        <w:r w:rsidR="00666CF6" w:rsidDel="006612B4">
          <w:rPr>
            <w:lang w:val="en-US"/>
          </w:rPr>
          <w:delText xml:space="preserve">function </w:delText>
        </w:r>
      </w:del>
      <w:r w:rsidR="00666CF6">
        <w:rPr>
          <w:lang w:val="en-US"/>
        </w:rPr>
        <w:t>returns</w:t>
      </w:r>
      <w:r w:rsidR="003358F4">
        <w:rPr>
          <w:lang w:val="en-US"/>
        </w:rPr>
        <w:t xml:space="preserve"> the cropped image.</w:t>
      </w:r>
      <w:ins w:id="399" w:author="Salil Kapur" w:date="2017-04-05T22:46:00Z">
        <w:r>
          <w:rPr>
            <w:lang w:val="en-US"/>
          </w:rPr>
          <w:t xml:space="preserve"> This is illustrated in Figure 2.</w:t>
        </w:r>
      </w:ins>
      <w:del w:id="400" w:author="Salil Kapur" w:date="2017-04-05T22:46:00Z">
        <w:r w:rsidR="00CB5A55" w:rsidDel="006612B4">
          <w:rPr>
            <w:lang w:val="en-US"/>
          </w:rPr>
          <w:delText>(figure 1.2)</w:delText>
        </w:r>
      </w:del>
    </w:p>
    <w:p w14:paraId="75D13026" w14:textId="77777777" w:rsidR="00DB7747" w:rsidRDefault="00DB7747" w:rsidP="00DF4253">
      <w:pPr>
        <w:jc w:val="both"/>
        <w:rPr>
          <w:ins w:id="401" w:author="Salil Kapur" w:date="2017-04-05T23:03:00Z"/>
          <w:rFonts w:ascii="Andale Mono" w:hAnsi="Andale Mono" w:cs="Andale Mono"/>
          <w:color w:val="000000" w:themeColor="text1"/>
        </w:rPr>
        <w:pPrChange w:id="402" w:author="Salil Kapur" w:date="2017-04-05T14:55:00Z">
          <w:pPr/>
        </w:pPrChange>
      </w:pPr>
    </w:p>
    <w:p w14:paraId="7755AB23" w14:textId="217DE544" w:rsidR="003358F4" w:rsidRDefault="00DB7747" w:rsidP="00DF4253">
      <w:pPr>
        <w:jc w:val="both"/>
        <w:rPr>
          <w:lang w:val="en-US"/>
        </w:rPr>
        <w:pPrChange w:id="403" w:author="Salil Kapur" w:date="2017-04-05T14:55:00Z">
          <w:pPr/>
        </w:pPrChange>
      </w:pPr>
      <w:ins w:id="404" w:author="Salil Kapur" w:date="2017-04-05T23:03:00Z">
        <w:r w:rsidRPr="00F5343F">
          <w:rPr>
            <w:rFonts w:ascii="Andale Mono" w:hAnsi="Andale Mono" w:cs="Andale Mono"/>
            <w:color w:val="000000" w:themeColor="text1"/>
          </w:rPr>
          <w:t>from PIL import Image</w:t>
        </w:r>
      </w:ins>
    </w:p>
    <w:p w14:paraId="04783200" w14:textId="5F96BB76" w:rsidR="003358F4" w:rsidRPr="003358F4" w:rsidRDefault="002D28B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rPr>
        <w:pPrChange w:id="40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406" w:author="Salil Kapur" w:date="2017-04-05T22:47:00Z">
        <w:r w:rsidDel="006612B4">
          <w:rPr>
            <w:rFonts w:ascii="Andale Mono" w:hAnsi="Andale Mono" w:cs="Andale Mono"/>
            <w:color w:val="000000" w:themeColor="text1"/>
          </w:rPr>
          <w:delText xml:space="preserve">&gt;&gt;&gt; </w:delText>
        </w:r>
      </w:del>
      <w:r>
        <w:rPr>
          <w:rFonts w:ascii="Andale Mono" w:hAnsi="Andale Mono" w:cs="Andale Mono"/>
          <w:color w:val="000000" w:themeColor="text1"/>
        </w:rPr>
        <w:t>dim = (100,100,400,4</w:t>
      </w:r>
      <w:r w:rsidR="003358F4" w:rsidRPr="003358F4">
        <w:rPr>
          <w:rFonts w:ascii="Andale Mono" w:hAnsi="Andale Mono" w:cs="Andale Mono"/>
          <w:color w:val="000000" w:themeColor="text1"/>
        </w:rPr>
        <w:t>00)</w:t>
      </w:r>
      <w:ins w:id="407" w:author="Salil Kapur" w:date="2017-04-05T22:47:00Z">
        <w:r w:rsidR="00E56805">
          <w:rPr>
            <w:rFonts w:ascii="Andale Mono" w:hAnsi="Andale Mono" w:cs="Andale Mono"/>
            <w:color w:val="000000" w:themeColor="text1"/>
          </w:rPr>
          <w:t xml:space="preserve"> #Dimensions of the ROI</w:t>
        </w:r>
      </w:ins>
    </w:p>
    <w:p w14:paraId="1222DEAD" w14:textId="77777777" w:rsidR="003358F4" w:rsidRPr="003358F4" w:rsidRDefault="003358F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rPr>
        <w:pPrChange w:id="40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409" w:author="Salil Kapur" w:date="2017-04-05T22:47:00Z">
        <w:r w:rsidRPr="003358F4" w:rsidDel="006612B4">
          <w:rPr>
            <w:rFonts w:ascii="Andale Mono" w:hAnsi="Andale Mono" w:cs="Andale Mono"/>
            <w:color w:val="000000" w:themeColor="text1"/>
          </w:rPr>
          <w:delText xml:space="preserve">&gt;&gt;&gt; </w:delText>
        </w:r>
      </w:del>
      <w:proofErr w:type="spellStart"/>
      <w:r w:rsidRPr="003358F4">
        <w:rPr>
          <w:rFonts w:ascii="Andale Mono" w:hAnsi="Andale Mono" w:cs="Andale Mono"/>
          <w:color w:val="000000" w:themeColor="text1"/>
        </w:rPr>
        <w:t>crop_img</w:t>
      </w:r>
      <w:proofErr w:type="spellEnd"/>
      <w:r w:rsidRPr="003358F4">
        <w:rPr>
          <w:rFonts w:ascii="Andale Mono" w:hAnsi="Andale Mono" w:cs="Andale Mono"/>
          <w:color w:val="000000" w:themeColor="text1"/>
        </w:rPr>
        <w:t xml:space="preserve"> = </w:t>
      </w:r>
      <w:proofErr w:type="spellStart"/>
      <w:proofErr w:type="gramStart"/>
      <w:r w:rsidRPr="003358F4">
        <w:rPr>
          <w:rFonts w:ascii="Andale Mono" w:hAnsi="Andale Mono" w:cs="Andale Mono"/>
          <w:color w:val="000000" w:themeColor="text1"/>
        </w:rPr>
        <w:t>img.crop</w:t>
      </w:r>
      <w:proofErr w:type="spellEnd"/>
      <w:proofErr w:type="gramEnd"/>
      <w:r w:rsidRPr="003358F4">
        <w:rPr>
          <w:rFonts w:ascii="Andale Mono" w:hAnsi="Andale Mono" w:cs="Andale Mono"/>
          <w:color w:val="000000" w:themeColor="text1"/>
        </w:rPr>
        <w:t>(dim)</w:t>
      </w:r>
    </w:p>
    <w:p w14:paraId="2C935AEC" w14:textId="0CA23B15" w:rsidR="003358F4" w:rsidRDefault="003358F4" w:rsidP="00DF4253">
      <w:pPr>
        <w:jc w:val="both"/>
        <w:rPr>
          <w:rFonts w:ascii="Andale Mono" w:hAnsi="Andale Mono" w:cs="Andale Mono"/>
          <w:color w:val="000000" w:themeColor="text1"/>
        </w:rPr>
        <w:pPrChange w:id="410" w:author="Salil Kapur" w:date="2017-04-05T14:55:00Z">
          <w:pPr/>
        </w:pPrChange>
      </w:pPr>
      <w:del w:id="411" w:author="Salil Kapur" w:date="2017-04-05T22:47:00Z">
        <w:r w:rsidRPr="003358F4" w:rsidDel="006612B4">
          <w:rPr>
            <w:rFonts w:ascii="Andale Mono" w:hAnsi="Andale Mono" w:cs="Andale Mono"/>
            <w:color w:val="000000" w:themeColor="text1"/>
          </w:rPr>
          <w:delText xml:space="preserve">&gt;&gt;&gt; </w:delText>
        </w:r>
      </w:del>
      <w:proofErr w:type="spellStart"/>
      <w:r w:rsidRPr="003358F4">
        <w:rPr>
          <w:rFonts w:ascii="Andale Mono" w:hAnsi="Andale Mono" w:cs="Andale Mono"/>
          <w:color w:val="000000" w:themeColor="text1"/>
        </w:rPr>
        <w:t>crop_</w:t>
      </w:r>
      <w:proofErr w:type="gramStart"/>
      <w:r w:rsidRPr="003358F4">
        <w:rPr>
          <w:rFonts w:ascii="Andale Mono" w:hAnsi="Andale Mono" w:cs="Andale Mono"/>
          <w:color w:val="000000" w:themeColor="text1"/>
        </w:rPr>
        <w:t>img.show</w:t>
      </w:r>
      <w:proofErr w:type="spellEnd"/>
      <w:proofErr w:type="gramEnd"/>
      <w:r w:rsidRPr="003358F4">
        <w:rPr>
          <w:rFonts w:ascii="Andale Mono" w:hAnsi="Andale Mono" w:cs="Andale Mono"/>
          <w:color w:val="000000" w:themeColor="text1"/>
        </w:rPr>
        <w:t>()</w:t>
      </w:r>
    </w:p>
    <w:p w14:paraId="6E904503" w14:textId="77777777" w:rsidR="00CB5A55" w:rsidRDefault="00CB5A55" w:rsidP="00DF4253">
      <w:pPr>
        <w:jc w:val="both"/>
        <w:rPr>
          <w:rFonts w:ascii="Andale Mono" w:hAnsi="Andale Mono" w:cs="Andale Mono"/>
          <w:color w:val="000000" w:themeColor="text1"/>
        </w:rPr>
        <w:pPrChange w:id="412" w:author="Salil Kapur" w:date="2017-04-05T14:55:00Z">
          <w:pPr/>
        </w:pPrChange>
      </w:pPr>
    </w:p>
    <w:p w14:paraId="568F714E" w14:textId="65C106ED" w:rsidR="0040540E" w:rsidRDefault="009C4934" w:rsidP="00DF4253">
      <w:pPr>
        <w:jc w:val="both"/>
        <w:rPr>
          <w:rFonts w:ascii="Andale Mono" w:hAnsi="Andale Mono" w:cs="Andale Mono"/>
          <w:color w:val="000000" w:themeColor="text1"/>
        </w:rPr>
        <w:pPrChange w:id="413" w:author="Salil Kapur" w:date="2017-04-05T14:55:00Z">
          <w:pPr/>
        </w:pPrChange>
      </w:pPr>
      <w:r>
        <w:rPr>
          <w:rFonts w:ascii="Andale Mono" w:hAnsi="Andale Mono" w:cs="Andale Mono"/>
          <w:noProof/>
          <w:color w:val="000000" w:themeColor="text1"/>
          <w:lang w:eastAsia="en-GB"/>
        </w:rPr>
        <w:lastRenderedPageBreak/>
        <w:drawing>
          <wp:inline distT="0" distB="0" distL="0" distR="0" wp14:anchorId="02032DF2" wp14:editId="4CDF09A1">
            <wp:extent cx="2250440" cy="2250440"/>
            <wp:effectExtent l="0" t="0" r="10160" b="10160"/>
            <wp:docPr id="2" name="Picture 2"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205" cy="2257205"/>
                    </a:xfrm>
                    <a:prstGeom prst="rect">
                      <a:avLst/>
                    </a:prstGeom>
                    <a:noFill/>
                    <a:ln>
                      <a:noFill/>
                    </a:ln>
                  </pic:spPr>
                </pic:pic>
              </a:graphicData>
            </a:graphic>
          </wp:inline>
        </w:drawing>
      </w:r>
      <w:r w:rsidR="00CB5A55">
        <w:rPr>
          <w:rFonts w:ascii="Andale Mono" w:hAnsi="Andale Mono" w:cs="Andale Mono"/>
          <w:noProof/>
          <w:color w:val="000000" w:themeColor="text1"/>
          <w:lang w:eastAsia="en-GB"/>
        </w:rPr>
        <w:drawing>
          <wp:inline distT="0" distB="0" distL="0" distR="0" wp14:anchorId="39339408" wp14:editId="02C11F8E">
            <wp:extent cx="1522686" cy="1522686"/>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p.png"/>
                    <pic:cNvPicPr/>
                  </pic:nvPicPr>
                  <pic:blipFill>
                    <a:blip r:embed="rId14">
                      <a:extLst>
                        <a:ext uri="{28A0092B-C50C-407E-A947-70E740481C1C}">
                          <a14:useLocalDpi xmlns:a14="http://schemas.microsoft.com/office/drawing/2010/main" val="0"/>
                        </a:ext>
                      </a:extLst>
                    </a:blip>
                    <a:stretch>
                      <a:fillRect/>
                    </a:stretch>
                  </pic:blipFill>
                  <pic:spPr>
                    <a:xfrm>
                      <a:off x="0" y="0"/>
                      <a:ext cx="1606972" cy="1606972"/>
                    </a:xfrm>
                    <a:prstGeom prst="rect">
                      <a:avLst/>
                    </a:prstGeom>
                  </pic:spPr>
                </pic:pic>
              </a:graphicData>
            </a:graphic>
          </wp:inline>
        </w:drawing>
      </w:r>
    </w:p>
    <w:p w14:paraId="38C00B96" w14:textId="3CB2C140" w:rsidR="00CB5A55" w:rsidRPr="00DD1EA7" w:rsidRDefault="006612B4" w:rsidP="00DF4253">
      <w:pPr>
        <w:jc w:val="both"/>
        <w:rPr>
          <w:color w:val="000000" w:themeColor="text1"/>
          <w:sz w:val="22"/>
          <w:lang w:val="en-US"/>
        </w:rPr>
        <w:pPrChange w:id="414" w:author="Salil Kapur" w:date="2017-04-05T14:55:00Z">
          <w:pPr/>
        </w:pPrChange>
      </w:pPr>
      <w:ins w:id="415" w:author="Salil Kapur" w:date="2017-04-05T22:47:00Z">
        <w:r>
          <w:rPr>
            <w:color w:val="000000" w:themeColor="text1"/>
            <w:lang w:val="en-US"/>
          </w:rPr>
          <w:t>F</w:t>
        </w:r>
      </w:ins>
      <w:del w:id="416" w:author="Salil Kapur" w:date="2017-04-05T22:47:00Z">
        <w:r w:rsidR="00CB5A55" w:rsidDel="006612B4">
          <w:rPr>
            <w:color w:val="000000" w:themeColor="text1"/>
            <w:lang w:val="en-US"/>
          </w:rPr>
          <w:delText>f</w:delText>
        </w:r>
      </w:del>
      <w:r w:rsidR="00CB5A55">
        <w:rPr>
          <w:color w:val="000000" w:themeColor="text1"/>
          <w:lang w:val="en-US"/>
        </w:rPr>
        <w:t xml:space="preserve">igure </w:t>
      </w:r>
      <w:ins w:id="417" w:author="Salil Kapur" w:date="2017-04-05T22:47:00Z">
        <w:r>
          <w:rPr>
            <w:color w:val="000000" w:themeColor="text1"/>
            <w:lang w:val="en-US"/>
          </w:rPr>
          <w:t>2</w:t>
        </w:r>
      </w:ins>
      <w:del w:id="418" w:author="Salil Kapur" w:date="2017-04-05T22:47:00Z">
        <w:r w:rsidR="00CB5A55" w:rsidDel="006612B4">
          <w:rPr>
            <w:color w:val="000000" w:themeColor="text1"/>
            <w:lang w:val="en-US"/>
          </w:rPr>
          <w:delText>1.2</w:delText>
        </w:r>
      </w:del>
      <w:r w:rsidR="00CB5A55">
        <w:rPr>
          <w:color w:val="000000" w:themeColor="text1"/>
          <w:lang w:val="en-US"/>
        </w:rPr>
        <w:t xml:space="preserve"> </w:t>
      </w:r>
      <w:ins w:id="419" w:author="Salil Kapur" w:date="2017-04-05T23:02:00Z">
        <w:r w:rsidR="00A07C83">
          <w:rPr>
            <w:color w:val="000000" w:themeColor="text1"/>
            <w:lang w:val="en-US"/>
          </w:rPr>
          <w:t>(</w:t>
        </w:r>
      </w:ins>
      <w:ins w:id="420" w:author="Salil Kapur" w:date="2017-04-05T22:56:00Z">
        <w:r w:rsidR="00A07C83">
          <w:rPr>
            <w:color w:val="000000" w:themeColor="text1"/>
            <w:lang w:val="en-US"/>
          </w:rPr>
          <w:t xml:space="preserve">Left) Original Image. </w:t>
        </w:r>
      </w:ins>
      <w:ins w:id="421" w:author="Salil Kapur" w:date="2017-04-05T23:02:00Z">
        <w:r w:rsidR="00A07C83">
          <w:rPr>
            <w:color w:val="000000" w:themeColor="text1"/>
            <w:lang w:val="en-US"/>
          </w:rPr>
          <w:t>(</w:t>
        </w:r>
      </w:ins>
      <w:ins w:id="422" w:author="Salil Kapur" w:date="2017-04-05T22:56:00Z">
        <w:r w:rsidR="00A07C83">
          <w:rPr>
            <w:color w:val="000000" w:themeColor="text1"/>
            <w:lang w:val="en-US"/>
          </w:rPr>
          <w:t>Right) A cropped region of the original image</w:t>
        </w:r>
      </w:ins>
    </w:p>
    <w:p w14:paraId="25815B17" w14:textId="77777777" w:rsidR="00CB5A55" w:rsidRDefault="00CB5A55" w:rsidP="00DF4253">
      <w:pPr>
        <w:jc w:val="both"/>
        <w:rPr>
          <w:b/>
          <w:color w:val="000000" w:themeColor="text1"/>
          <w:lang w:val="en-US"/>
        </w:rPr>
        <w:pPrChange w:id="423" w:author="Salil Kapur" w:date="2017-04-05T14:55:00Z">
          <w:pPr/>
        </w:pPrChange>
      </w:pPr>
    </w:p>
    <w:p w14:paraId="30AC7D4E" w14:textId="77777777" w:rsidR="00A07C83" w:rsidRDefault="00A07C83" w:rsidP="00DF4253">
      <w:pPr>
        <w:jc w:val="both"/>
        <w:outlineLvl w:val="0"/>
        <w:rPr>
          <w:ins w:id="424" w:author="Salil Kapur" w:date="2017-04-05T23:02:00Z"/>
          <w:b/>
          <w:color w:val="000000" w:themeColor="text1"/>
          <w:lang w:val="en-US"/>
        </w:rPr>
        <w:pPrChange w:id="425" w:author="Salil Kapur" w:date="2017-04-05T14:55:00Z">
          <w:pPr>
            <w:outlineLvl w:val="0"/>
          </w:pPr>
        </w:pPrChange>
      </w:pPr>
    </w:p>
    <w:p w14:paraId="57FAAC27" w14:textId="0A8C1D18" w:rsidR="0040540E" w:rsidRDefault="0040540E" w:rsidP="00DF4253">
      <w:pPr>
        <w:jc w:val="both"/>
        <w:outlineLvl w:val="0"/>
        <w:rPr>
          <w:b/>
          <w:color w:val="000000" w:themeColor="text1"/>
          <w:lang w:val="en-US"/>
        </w:rPr>
        <w:pPrChange w:id="426" w:author="Salil Kapur" w:date="2017-04-05T14:55:00Z">
          <w:pPr>
            <w:outlineLvl w:val="0"/>
          </w:pPr>
        </w:pPrChange>
      </w:pPr>
      <w:r>
        <w:rPr>
          <w:b/>
          <w:color w:val="000000" w:themeColor="text1"/>
          <w:lang w:val="en-US"/>
        </w:rPr>
        <w:t>C</w:t>
      </w:r>
      <w:ins w:id="427" w:author="Salil Kapur" w:date="2017-04-05T22:54:00Z">
        <w:r w:rsidR="00A07C83">
          <w:rPr>
            <w:b/>
            <w:color w:val="000000" w:themeColor="text1"/>
            <w:lang w:val="en-US"/>
          </w:rPr>
          <w:t>hanging between color spaces</w:t>
        </w:r>
      </w:ins>
      <w:del w:id="428" w:author="Salil Kapur" w:date="2017-04-05T22:54:00Z">
        <w:r w:rsidDel="00A07C83">
          <w:rPr>
            <w:b/>
            <w:color w:val="000000" w:themeColor="text1"/>
            <w:lang w:val="en-US"/>
          </w:rPr>
          <w:delText xml:space="preserve">onverting </w:delText>
        </w:r>
      </w:del>
      <w:del w:id="429" w:author="Salil Kapur" w:date="2017-04-05T22:49:00Z">
        <w:r w:rsidR="00B405D6" w:rsidDel="00A23BBC">
          <w:rPr>
            <w:b/>
            <w:color w:val="000000" w:themeColor="text1"/>
            <w:lang w:val="en-US"/>
          </w:rPr>
          <w:delText>I</w:delText>
        </w:r>
      </w:del>
      <w:del w:id="430" w:author="Salil Kapur" w:date="2017-04-05T22:54:00Z">
        <w:r w:rsidR="00B405D6" w:rsidDel="00A07C83">
          <w:rPr>
            <w:b/>
            <w:color w:val="000000" w:themeColor="text1"/>
            <w:lang w:val="en-US"/>
          </w:rPr>
          <w:delText>mage to grayscale</w:delText>
        </w:r>
      </w:del>
      <w:proofErr w:type="spellStart"/>
    </w:p>
    <w:p w14:paraId="0BD39F52" w14:textId="77777777" w:rsidR="00B405D6" w:rsidRDefault="00B405D6" w:rsidP="00DF4253">
      <w:pPr>
        <w:jc w:val="both"/>
        <w:rPr>
          <w:b/>
          <w:color w:val="000000" w:themeColor="text1"/>
          <w:lang w:val="en-US"/>
        </w:rPr>
        <w:pPrChange w:id="431" w:author="Salil Kapur" w:date="2017-04-05T14:55:00Z">
          <w:pPr/>
        </w:pPrChange>
      </w:pPr>
      <w:proofErr w:type="spellEnd"/>
    </w:p>
    <w:p w14:paraId="4FBF5CD0" w14:textId="02ED8BF0" w:rsidR="00B405D6" w:rsidRDefault="00B405D6" w:rsidP="00DF4253">
      <w:pPr>
        <w:jc w:val="both"/>
        <w:rPr>
          <w:ins w:id="432" w:author="Salil Kapur" w:date="2017-04-05T22:55:00Z"/>
          <w:color w:val="000000" w:themeColor="text1"/>
          <w:lang w:val="en-US"/>
        </w:rPr>
        <w:pPrChange w:id="433" w:author="Salil Kapur" w:date="2017-04-05T14:55:00Z">
          <w:pPr/>
        </w:pPrChange>
      </w:pPr>
      <w:r>
        <w:rPr>
          <w:color w:val="000000" w:themeColor="text1"/>
          <w:lang w:val="en-US"/>
        </w:rPr>
        <w:t>Images can be converted from one mode to another using the convert function of the image module</w:t>
      </w:r>
      <w:del w:id="434" w:author="Salil Kapur" w:date="2017-04-05T22:55:00Z">
        <w:r w:rsidDel="00A07C83">
          <w:rPr>
            <w:color w:val="000000" w:themeColor="text1"/>
            <w:lang w:val="en-US"/>
          </w:rPr>
          <w:delText xml:space="preserve"> in Pillow library</w:delText>
        </w:r>
      </w:del>
      <w:r>
        <w:rPr>
          <w:color w:val="000000" w:themeColor="text1"/>
          <w:lang w:val="en-US"/>
        </w:rPr>
        <w:t>.</w:t>
      </w:r>
      <w:r w:rsidR="003564B8">
        <w:rPr>
          <w:color w:val="000000" w:themeColor="text1"/>
          <w:lang w:val="en-US"/>
        </w:rPr>
        <w:t xml:space="preserve"> To convert an </w:t>
      </w:r>
      <w:ins w:id="435" w:author="Salil Kapur" w:date="2017-04-05T22:55:00Z">
        <w:r w:rsidR="00A07C83">
          <w:rPr>
            <w:color w:val="000000" w:themeColor="text1"/>
            <w:lang w:val="en-US"/>
          </w:rPr>
          <w:t xml:space="preserve">image </w:t>
        </w:r>
      </w:ins>
      <w:r w:rsidR="003564B8">
        <w:rPr>
          <w:color w:val="000000" w:themeColor="text1"/>
          <w:lang w:val="en-US"/>
        </w:rPr>
        <w:t>from RGB mode to grayscale mode use the “L” mode</w:t>
      </w:r>
      <w:del w:id="436" w:author="Salil Kapur" w:date="2017-04-05T22:55:00Z">
        <w:r w:rsidR="00CB5A55" w:rsidDel="00A07C83">
          <w:rPr>
            <w:color w:val="000000" w:themeColor="text1"/>
            <w:lang w:val="en-US"/>
          </w:rPr>
          <w:delText>(figure 1.3)</w:delText>
        </w:r>
      </w:del>
      <w:r w:rsidR="003564B8">
        <w:rPr>
          <w:color w:val="000000" w:themeColor="text1"/>
          <w:lang w:val="en-US"/>
        </w:rPr>
        <w:t xml:space="preserve">. There are various other modes available like “1” which is </w:t>
      </w:r>
      <w:proofErr w:type="gramStart"/>
      <w:r w:rsidR="003564B8">
        <w:rPr>
          <w:color w:val="000000" w:themeColor="text1"/>
          <w:lang w:val="en-US"/>
        </w:rPr>
        <w:t>1 bit</w:t>
      </w:r>
      <w:proofErr w:type="gramEnd"/>
      <w:r w:rsidR="003564B8">
        <w:rPr>
          <w:color w:val="000000" w:themeColor="text1"/>
          <w:lang w:val="en-US"/>
        </w:rPr>
        <w:t xml:space="preserve"> pixel mode, “P” 8 bit pixel mode, “RGB” 3X8 bit pixel, “RGBA” 4X8 bit pixel.</w:t>
      </w:r>
    </w:p>
    <w:p w14:paraId="499B84AD" w14:textId="77777777" w:rsidR="00A07C83" w:rsidRDefault="00A07C83" w:rsidP="00DF4253">
      <w:pPr>
        <w:jc w:val="both"/>
        <w:rPr>
          <w:ins w:id="437" w:author="Salil Kapur" w:date="2017-04-05T22:55:00Z"/>
          <w:color w:val="000000" w:themeColor="text1"/>
          <w:lang w:val="en-US"/>
        </w:rPr>
        <w:pPrChange w:id="438" w:author="Salil Kapur" w:date="2017-04-05T14:55:00Z">
          <w:pPr/>
        </w:pPrChange>
      </w:pPr>
    </w:p>
    <w:p w14:paraId="6E3DB30B" w14:textId="2DAA43E1" w:rsidR="00A07C83" w:rsidRDefault="00A07C83" w:rsidP="00DF4253">
      <w:pPr>
        <w:jc w:val="both"/>
        <w:rPr>
          <w:color w:val="000000" w:themeColor="text1"/>
          <w:lang w:val="en-US"/>
        </w:rPr>
        <w:pPrChange w:id="439" w:author="Salil Kapur" w:date="2017-04-05T14:55:00Z">
          <w:pPr/>
        </w:pPrChange>
      </w:pPr>
      <w:ins w:id="440" w:author="Salil Kapur" w:date="2017-04-05T22:55:00Z">
        <w:r>
          <w:rPr>
            <w:color w:val="000000" w:themeColor="text1"/>
            <w:lang w:val="en-US"/>
          </w:rPr>
          <w:t xml:space="preserve">NOTE: </w:t>
        </w:r>
      </w:ins>
      <w:ins w:id="441" w:author="Salil Kapur" w:date="2017-04-06T00:13:00Z">
        <w:r w:rsidR="009A3A44" w:rsidRPr="009A3A44">
          <w:rPr>
            <w:color w:val="000000" w:themeColor="text1"/>
            <w:lang w:val="en-US"/>
          </w:rPr>
          <w:t>http://pillow.readthedocs.io/en/3.1.x/reference/Image.html#PIL.Image.Image.convert</w:t>
        </w:r>
      </w:ins>
    </w:p>
    <w:p w14:paraId="70D2ECC3" w14:textId="77777777" w:rsidR="003564B8" w:rsidRDefault="003564B8" w:rsidP="00DF4253">
      <w:pPr>
        <w:jc w:val="both"/>
        <w:rPr>
          <w:ins w:id="442" w:author="Salil Kapur" w:date="2017-04-05T23:03:00Z"/>
          <w:color w:val="000000" w:themeColor="text1"/>
          <w:lang w:val="en-US"/>
        </w:rPr>
        <w:pPrChange w:id="443" w:author="Salil Kapur" w:date="2017-04-05T14:55:00Z">
          <w:pPr/>
        </w:pPrChange>
      </w:pPr>
    </w:p>
    <w:p w14:paraId="753128D3" w14:textId="79F80CC7" w:rsidR="00DB7747" w:rsidRDefault="00DB7747" w:rsidP="00DF4253">
      <w:pPr>
        <w:jc w:val="both"/>
        <w:rPr>
          <w:color w:val="000000" w:themeColor="text1"/>
          <w:lang w:val="en-US"/>
        </w:rPr>
        <w:pPrChange w:id="444" w:author="Salil Kapur" w:date="2017-04-05T14:55:00Z">
          <w:pPr/>
        </w:pPrChange>
      </w:pPr>
      <w:ins w:id="445" w:author="Salil Kapur" w:date="2017-04-05T23:03:00Z">
        <w:r w:rsidRPr="00F5343F">
          <w:rPr>
            <w:rFonts w:ascii="Andale Mono" w:hAnsi="Andale Mono" w:cs="Andale Mono"/>
            <w:color w:val="000000" w:themeColor="text1"/>
          </w:rPr>
          <w:t>from PIL import Image</w:t>
        </w:r>
      </w:ins>
    </w:p>
    <w:p w14:paraId="3A505E78" w14:textId="77777777" w:rsidR="00CB5A55" w:rsidRPr="00CB5A55" w:rsidRDefault="00CB5A55"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rPr>
        <w:pPrChange w:id="44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447" w:author="Salil Kapur" w:date="2017-04-05T22:55:00Z">
        <w:r w:rsidRPr="00CB5A55" w:rsidDel="00A07C83">
          <w:rPr>
            <w:rFonts w:ascii="Andale Mono" w:hAnsi="Andale Mono" w:cs="Andale Mono"/>
            <w:color w:val="000000" w:themeColor="text1"/>
          </w:rPr>
          <w:delText xml:space="preserve">&gt;&gt;&gt; </w:delText>
        </w:r>
      </w:del>
      <w:r w:rsidRPr="00CB5A55">
        <w:rPr>
          <w:rFonts w:ascii="Andale Mono" w:hAnsi="Andale Mono" w:cs="Andale Mono"/>
          <w:color w:val="000000" w:themeColor="text1"/>
        </w:rPr>
        <w:t xml:space="preserve">grayscale = </w:t>
      </w:r>
      <w:proofErr w:type="spellStart"/>
      <w:proofErr w:type="gramStart"/>
      <w:r w:rsidRPr="00CB5A55">
        <w:rPr>
          <w:rFonts w:ascii="Andale Mono" w:hAnsi="Andale Mono" w:cs="Andale Mono"/>
          <w:color w:val="000000" w:themeColor="text1"/>
        </w:rPr>
        <w:t>img.convert</w:t>
      </w:r>
      <w:proofErr w:type="spellEnd"/>
      <w:proofErr w:type="gramEnd"/>
      <w:r w:rsidRPr="00CB5A55">
        <w:rPr>
          <w:rFonts w:ascii="Andale Mono" w:hAnsi="Andale Mono" w:cs="Andale Mono"/>
          <w:color w:val="000000" w:themeColor="text1"/>
        </w:rPr>
        <w:t>("L")</w:t>
      </w:r>
    </w:p>
    <w:p w14:paraId="3B63A1A5" w14:textId="3844F105" w:rsidR="00CB5A55" w:rsidRDefault="00CB5A55" w:rsidP="00DF4253">
      <w:pPr>
        <w:jc w:val="both"/>
        <w:rPr>
          <w:rFonts w:ascii="Andale Mono" w:hAnsi="Andale Mono" w:cs="Andale Mono"/>
          <w:color w:val="000000" w:themeColor="text1"/>
        </w:rPr>
        <w:pPrChange w:id="448" w:author="Salil Kapur" w:date="2017-04-05T14:55:00Z">
          <w:pPr/>
        </w:pPrChange>
      </w:pPr>
      <w:del w:id="449" w:author="Salil Kapur" w:date="2017-04-05T22:55:00Z">
        <w:r w:rsidRPr="00CB5A55" w:rsidDel="00A07C83">
          <w:rPr>
            <w:rFonts w:ascii="Andale Mono" w:hAnsi="Andale Mono" w:cs="Andale Mono"/>
            <w:color w:val="000000" w:themeColor="text1"/>
          </w:rPr>
          <w:delText xml:space="preserve">&gt;&gt;&gt; </w:delText>
        </w:r>
      </w:del>
      <w:proofErr w:type="spellStart"/>
      <w:proofErr w:type="gramStart"/>
      <w:r w:rsidRPr="00CB5A55">
        <w:rPr>
          <w:rFonts w:ascii="Andale Mono" w:hAnsi="Andale Mono" w:cs="Andale Mono"/>
          <w:color w:val="000000" w:themeColor="text1"/>
        </w:rPr>
        <w:t>grayscale.show</w:t>
      </w:r>
      <w:proofErr w:type="spellEnd"/>
      <w:proofErr w:type="gramEnd"/>
      <w:r w:rsidRPr="00CB5A55">
        <w:rPr>
          <w:rFonts w:ascii="Andale Mono" w:hAnsi="Andale Mono" w:cs="Andale Mono"/>
          <w:color w:val="000000" w:themeColor="text1"/>
        </w:rPr>
        <w:t>()</w:t>
      </w:r>
    </w:p>
    <w:p w14:paraId="792B7078" w14:textId="77777777" w:rsidR="00CB5A55" w:rsidRPr="00CB5A55" w:rsidRDefault="00CB5A55" w:rsidP="00DF4253">
      <w:pPr>
        <w:jc w:val="both"/>
        <w:rPr>
          <w:color w:val="000000" w:themeColor="text1"/>
          <w:lang w:val="en-US"/>
        </w:rPr>
        <w:pPrChange w:id="450" w:author="Salil Kapur" w:date="2017-04-05T14:55:00Z">
          <w:pPr/>
        </w:pPrChange>
      </w:pPr>
    </w:p>
    <w:p w14:paraId="1FCC5782" w14:textId="3CC6DBBD" w:rsidR="003564B8" w:rsidRDefault="00CB5A55" w:rsidP="00DF4253">
      <w:pPr>
        <w:jc w:val="both"/>
        <w:rPr>
          <w:color w:val="000000" w:themeColor="text1"/>
          <w:lang w:val="en-US"/>
        </w:rPr>
        <w:pPrChange w:id="451" w:author="Salil Kapur" w:date="2017-04-05T14:55:00Z">
          <w:pPr/>
        </w:pPrChange>
      </w:pPr>
      <w:r>
        <w:rPr>
          <w:noProof/>
          <w:color w:val="000000" w:themeColor="text1"/>
          <w:lang w:eastAsia="en-GB"/>
        </w:rPr>
        <w:drawing>
          <wp:inline distT="0" distB="0" distL="0" distR="0" wp14:anchorId="54346B39" wp14:editId="5BC03E86">
            <wp:extent cx="2581910" cy="2581910"/>
            <wp:effectExtent l="0" t="0" r="8890" b="8890"/>
            <wp:docPr id="5" name="Picture 5" descr="Test%20Codes/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gra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561" cy="2612561"/>
                    </a:xfrm>
                    <a:prstGeom prst="rect">
                      <a:avLst/>
                    </a:prstGeom>
                    <a:noFill/>
                    <a:ln>
                      <a:noFill/>
                    </a:ln>
                  </pic:spPr>
                </pic:pic>
              </a:graphicData>
            </a:graphic>
          </wp:inline>
        </w:drawing>
      </w:r>
    </w:p>
    <w:p w14:paraId="1286AAFA" w14:textId="0C3BEBF9" w:rsidR="00CB5A55" w:rsidRDefault="00A07C83" w:rsidP="00DF4253">
      <w:pPr>
        <w:jc w:val="both"/>
        <w:rPr>
          <w:color w:val="000000" w:themeColor="text1"/>
          <w:lang w:val="en-US"/>
        </w:rPr>
        <w:pPrChange w:id="452" w:author="Salil Kapur" w:date="2017-04-05T14:55:00Z">
          <w:pPr/>
        </w:pPrChange>
      </w:pPr>
      <w:ins w:id="453" w:author="Salil Kapur" w:date="2017-04-05T22:56:00Z">
        <w:r>
          <w:rPr>
            <w:color w:val="000000" w:themeColor="text1"/>
            <w:lang w:val="en-US"/>
          </w:rPr>
          <w:t>F</w:t>
        </w:r>
      </w:ins>
      <w:del w:id="454" w:author="Salil Kapur" w:date="2017-04-05T22:56:00Z">
        <w:r w:rsidR="00CB5A55" w:rsidDel="00A07C83">
          <w:rPr>
            <w:color w:val="000000" w:themeColor="text1"/>
            <w:lang w:val="en-US"/>
          </w:rPr>
          <w:delText>f</w:delText>
        </w:r>
      </w:del>
      <w:r w:rsidR="00CB5A55">
        <w:rPr>
          <w:color w:val="000000" w:themeColor="text1"/>
          <w:lang w:val="en-US"/>
        </w:rPr>
        <w:t xml:space="preserve">igure </w:t>
      </w:r>
      <w:ins w:id="455" w:author="Salil Kapur" w:date="2017-04-05T22:56:00Z">
        <w:r>
          <w:rPr>
            <w:color w:val="000000" w:themeColor="text1"/>
            <w:lang w:val="en-US"/>
          </w:rPr>
          <w:t>3 Output after converting from RGB mode to Grayscale</w:t>
        </w:r>
      </w:ins>
      <w:del w:id="456" w:author="Salil Kapur" w:date="2017-04-05T22:56:00Z">
        <w:r w:rsidR="00CB5A55" w:rsidDel="00A07C83">
          <w:rPr>
            <w:color w:val="000000" w:themeColor="text1"/>
            <w:lang w:val="en-US"/>
          </w:rPr>
          <w:delText>1.3</w:delText>
        </w:r>
      </w:del>
    </w:p>
    <w:p w14:paraId="42075E47" w14:textId="77777777" w:rsidR="00276BAB" w:rsidRDefault="00276BAB" w:rsidP="00DF4253">
      <w:pPr>
        <w:jc w:val="both"/>
        <w:rPr>
          <w:color w:val="000000" w:themeColor="text1"/>
          <w:lang w:val="en-US"/>
        </w:rPr>
        <w:pPrChange w:id="457" w:author="Salil Kapur" w:date="2017-04-05T14:55:00Z">
          <w:pPr/>
        </w:pPrChange>
      </w:pPr>
    </w:p>
    <w:p w14:paraId="71D8743D" w14:textId="77777777" w:rsidR="00A07C83" w:rsidRDefault="00A07C83" w:rsidP="00DF4253">
      <w:pPr>
        <w:jc w:val="both"/>
        <w:outlineLvl w:val="0"/>
        <w:rPr>
          <w:ins w:id="458" w:author="Salil Kapur" w:date="2017-04-05T22:56:00Z"/>
          <w:b/>
          <w:color w:val="000000" w:themeColor="text1"/>
          <w:lang w:val="en-US"/>
        </w:rPr>
        <w:pPrChange w:id="459" w:author="Salil Kapur" w:date="2017-04-05T14:55:00Z">
          <w:pPr>
            <w:outlineLvl w:val="0"/>
          </w:pPr>
        </w:pPrChange>
      </w:pPr>
    </w:p>
    <w:p w14:paraId="17F03EA0" w14:textId="77777777" w:rsidR="00A07C83" w:rsidRDefault="00A07C83" w:rsidP="00DF4253">
      <w:pPr>
        <w:jc w:val="both"/>
        <w:outlineLvl w:val="0"/>
        <w:rPr>
          <w:ins w:id="460" w:author="Salil Kapur" w:date="2017-04-05T22:56:00Z"/>
          <w:b/>
          <w:color w:val="000000" w:themeColor="text1"/>
          <w:lang w:val="en-US"/>
        </w:rPr>
        <w:pPrChange w:id="461" w:author="Salil Kapur" w:date="2017-04-05T14:55:00Z">
          <w:pPr>
            <w:outlineLvl w:val="0"/>
          </w:pPr>
        </w:pPrChange>
      </w:pPr>
    </w:p>
    <w:p w14:paraId="4893FCF3" w14:textId="77777777" w:rsidR="00A07C83" w:rsidRDefault="00A07C83" w:rsidP="00DF4253">
      <w:pPr>
        <w:jc w:val="both"/>
        <w:outlineLvl w:val="0"/>
        <w:rPr>
          <w:ins w:id="462" w:author="Salil Kapur" w:date="2017-04-05T22:56:00Z"/>
          <w:b/>
          <w:color w:val="000000" w:themeColor="text1"/>
          <w:lang w:val="en-US"/>
        </w:rPr>
        <w:pPrChange w:id="463" w:author="Salil Kapur" w:date="2017-04-05T14:55:00Z">
          <w:pPr>
            <w:outlineLvl w:val="0"/>
          </w:pPr>
        </w:pPrChange>
      </w:pPr>
    </w:p>
    <w:p w14:paraId="2FB8A9C7" w14:textId="31078C1B" w:rsidR="00276BAB" w:rsidRDefault="00276BAB" w:rsidP="00DF4253">
      <w:pPr>
        <w:jc w:val="both"/>
        <w:outlineLvl w:val="0"/>
        <w:rPr>
          <w:b/>
          <w:color w:val="000000" w:themeColor="text1"/>
          <w:lang w:val="en-US"/>
        </w:rPr>
        <w:pPrChange w:id="464" w:author="Salil Kapur" w:date="2017-04-05T14:55:00Z">
          <w:pPr>
            <w:outlineLvl w:val="0"/>
          </w:pPr>
        </w:pPrChange>
      </w:pPr>
      <w:r>
        <w:rPr>
          <w:b/>
          <w:color w:val="000000" w:themeColor="text1"/>
          <w:lang w:val="en-US"/>
        </w:rPr>
        <w:t>Geometrical Transformation</w:t>
      </w:r>
    </w:p>
    <w:p w14:paraId="5A5604EB" w14:textId="77777777" w:rsidR="00276BAB" w:rsidRDefault="00276BAB" w:rsidP="00DF4253">
      <w:pPr>
        <w:jc w:val="both"/>
        <w:rPr>
          <w:b/>
          <w:color w:val="000000" w:themeColor="text1"/>
          <w:lang w:val="en-US"/>
        </w:rPr>
        <w:pPrChange w:id="465" w:author="Salil Kapur" w:date="2017-04-05T14:55:00Z">
          <w:pPr/>
        </w:pPrChange>
      </w:pPr>
    </w:p>
    <w:p w14:paraId="0288B021" w14:textId="77777777" w:rsidR="005D7F10" w:rsidRDefault="005D7F10" w:rsidP="00DF4253">
      <w:pPr>
        <w:jc w:val="both"/>
        <w:rPr>
          <w:ins w:id="466" w:author="Salil Kapur" w:date="2017-04-05T23:06:00Z"/>
          <w:color w:val="000000" w:themeColor="text1"/>
          <w:lang w:val="en-US"/>
        </w:rPr>
        <w:pPrChange w:id="467" w:author="Salil Kapur" w:date="2017-04-05T14:55:00Z">
          <w:pPr/>
        </w:pPrChange>
      </w:pPr>
      <w:ins w:id="468" w:author="Salil Kapur" w:date="2017-04-05T23:06:00Z">
        <w:r>
          <w:rPr>
            <w:color w:val="000000" w:themeColor="text1"/>
            <w:lang w:val="en-US"/>
          </w:rPr>
          <w:t>There are times when you need to perform multiple transformations to images like resize, rotate, flip and more. Pillow provides direct functions to perform these transformations saving you to write code from scratch.</w:t>
        </w:r>
      </w:ins>
    </w:p>
    <w:p w14:paraId="456791FE" w14:textId="77777777" w:rsidR="005D7F10" w:rsidRDefault="005D7F10" w:rsidP="00DF4253">
      <w:pPr>
        <w:jc w:val="both"/>
        <w:rPr>
          <w:ins w:id="469" w:author="Salil Kapur" w:date="2017-04-05T23:07:00Z"/>
          <w:color w:val="000000" w:themeColor="text1"/>
          <w:lang w:val="en-US"/>
        </w:rPr>
        <w:pPrChange w:id="470" w:author="Salil Kapur" w:date="2017-04-05T14:55:00Z">
          <w:pPr/>
        </w:pPrChange>
      </w:pPr>
    </w:p>
    <w:p w14:paraId="0996AE65" w14:textId="33CC83B8" w:rsidR="00276BAB" w:rsidRPr="005D7F10" w:rsidRDefault="005D7F10" w:rsidP="00DF4253">
      <w:pPr>
        <w:jc w:val="both"/>
        <w:rPr>
          <w:b/>
          <w:color w:val="000000" w:themeColor="text1"/>
          <w:lang w:val="en-US"/>
          <w:rPrChange w:id="471" w:author="Salil Kapur" w:date="2017-04-05T23:07:00Z">
            <w:rPr>
              <w:color w:val="000000" w:themeColor="text1"/>
              <w:lang w:val="en-US"/>
            </w:rPr>
          </w:rPrChange>
        </w:rPr>
        <w:pPrChange w:id="472" w:author="Salil Kapur" w:date="2017-04-05T14:55:00Z">
          <w:pPr/>
        </w:pPrChange>
      </w:pPr>
      <w:ins w:id="473" w:author="Salil Kapur" w:date="2017-04-05T23:07:00Z">
        <w:r>
          <w:rPr>
            <w:b/>
            <w:color w:val="000000" w:themeColor="text1"/>
            <w:lang w:val="en-US"/>
            <w:rPrChange w:id="474" w:author="Salil Kapur" w:date="2017-04-05T23:07:00Z">
              <w:rPr>
                <w:b/>
                <w:color w:val="000000" w:themeColor="text1"/>
                <w:lang w:val="en-US"/>
              </w:rPr>
            </w:rPrChange>
          </w:rPr>
          <w:t>Resize</w:t>
        </w:r>
      </w:ins>
      <w:del w:id="475" w:author="Salil Kapur" w:date="2017-04-05T23:07:00Z">
        <w:r w:rsidR="00EE53D6" w:rsidRPr="005D7F10" w:rsidDel="005D7F10">
          <w:rPr>
            <w:b/>
            <w:color w:val="000000" w:themeColor="text1"/>
            <w:lang w:val="en-US"/>
            <w:rPrChange w:id="476" w:author="Salil Kapur" w:date="2017-04-05T23:07:00Z">
              <w:rPr>
                <w:color w:val="000000" w:themeColor="text1"/>
                <w:lang w:val="en-US"/>
              </w:rPr>
            </w:rPrChange>
          </w:rPr>
          <w:delText xml:space="preserve">You </w:delText>
        </w:r>
        <w:r w:rsidR="00956BF3" w:rsidRPr="005D7F10" w:rsidDel="005D7F10">
          <w:rPr>
            <w:b/>
            <w:color w:val="000000" w:themeColor="text1"/>
            <w:lang w:val="en-US"/>
            <w:rPrChange w:id="477" w:author="Salil Kapur" w:date="2017-04-05T23:07:00Z">
              <w:rPr>
                <w:color w:val="000000" w:themeColor="text1"/>
                <w:lang w:val="en-US"/>
              </w:rPr>
            </w:rPrChange>
          </w:rPr>
          <w:delText>can resize the image, rotate it using the Pillow library in python.</w:delText>
        </w:r>
      </w:del>
    </w:p>
    <w:p w14:paraId="2E792768" w14:textId="77777777" w:rsidR="005D7F10" w:rsidRDefault="005D7F10" w:rsidP="00DF4253">
      <w:pPr>
        <w:jc w:val="both"/>
        <w:rPr>
          <w:ins w:id="478" w:author="Salil Kapur" w:date="2017-04-05T23:07:00Z"/>
          <w:color w:val="000000" w:themeColor="text1"/>
          <w:lang w:val="en-US"/>
        </w:rPr>
        <w:pPrChange w:id="479" w:author="Salil Kapur" w:date="2017-04-05T14:55:00Z">
          <w:pPr/>
        </w:pPrChange>
      </w:pPr>
    </w:p>
    <w:p w14:paraId="2867B0E9" w14:textId="0D88BB97" w:rsidR="00956BF3" w:rsidRDefault="00956BF3" w:rsidP="00DF4253">
      <w:pPr>
        <w:jc w:val="both"/>
        <w:rPr>
          <w:color w:val="000000" w:themeColor="text1"/>
          <w:lang w:val="en-US"/>
        </w:rPr>
        <w:pPrChange w:id="480" w:author="Salil Kapur" w:date="2017-04-05T14:55:00Z">
          <w:pPr/>
        </w:pPrChange>
      </w:pPr>
      <w:r>
        <w:rPr>
          <w:color w:val="000000" w:themeColor="text1"/>
          <w:lang w:val="en-US"/>
        </w:rPr>
        <w:t xml:space="preserve">To resize an </w:t>
      </w:r>
      <w:r w:rsidR="00F570ED">
        <w:rPr>
          <w:color w:val="000000" w:themeColor="text1"/>
          <w:lang w:val="en-US"/>
        </w:rPr>
        <w:t>image,</w:t>
      </w:r>
      <w:r>
        <w:rPr>
          <w:color w:val="000000" w:themeColor="text1"/>
          <w:lang w:val="en-US"/>
        </w:rPr>
        <w:t xml:space="preserve"> use the </w:t>
      </w:r>
      <w:proofErr w:type="gramStart"/>
      <w:r>
        <w:rPr>
          <w:color w:val="000000" w:themeColor="text1"/>
          <w:lang w:val="en-US"/>
        </w:rPr>
        <w:t>resize(</w:t>
      </w:r>
      <w:proofErr w:type="gramEnd"/>
      <w:r>
        <w:rPr>
          <w:color w:val="000000" w:themeColor="text1"/>
          <w:lang w:val="en-US"/>
        </w:rPr>
        <w:t xml:space="preserve">) function which takes a tuple of new size as argument </w:t>
      </w:r>
    </w:p>
    <w:p w14:paraId="142F2587" w14:textId="77777777" w:rsidR="00F570ED" w:rsidRDefault="00F570ED" w:rsidP="00DF4253">
      <w:pPr>
        <w:jc w:val="both"/>
        <w:rPr>
          <w:ins w:id="481" w:author="Salil Kapur" w:date="2017-04-05T23:03:00Z"/>
          <w:color w:val="000000" w:themeColor="text1"/>
          <w:lang w:val="en-US"/>
        </w:rPr>
        <w:pPrChange w:id="482" w:author="Salil Kapur" w:date="2017-04-05T14:55:00Z">
          <w:pPr/>
        </w:pPrChange>
      </w:pPr>
    </w:p>
    <w:p w14:paraId="3C0F1E50" w14:textId="4B5C1A2C" w:rsidR="00DB7747" w:rsidRDefault="00DB7747" w:rsidP="00DF4253">
      <w:pPr>
        <w:jc w:val="both"/>
        <w:rPr>
          <w:color w:val="000000" w:themeColor="text1"/>
          <w:lang w:val="en-US"/>
        </w:rPr>
        <w:pPrChange w:id="483" w:author="Salil Kapur" w:date="2017-04-05T14:55:00Z">
          <w:pPr/>
        </w:pPrChange>
      </w:pPr>
      <w:ins w:id="484" w:author="Salil Kapur" w:date="2017-04-05T23:03:00Z">
        <w:r w:rsidRPr="00F5343F">
          <w:rPr>
            <w:rFonts w:ascii="Andale Mono" w:hAnsi="Andale Mono" w:cs="Andale Mono"/>
            <w:color w:val="000000" w:themeColor="text1"/>
          </w:rPr>
          <w:t>from PIL import Image</w:t>
        </w:r>
      </w:ins>
    </w:p>
    <w:p w14:paraId="4190AD79" w14:textId="77777777" w:rsidR="00F570ED" w:rsidRPr="00F570ED" w:rsidRDefault="00F570ED"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48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486" w:author="Salil Kapur" w:date="2017-04-05T23:03:00Z">
        <w:r w:rsidRPr="00F570ED" w:rsidDel="00DB7747">
          <w:rPr>
            <w:rFonts w:ascii="Andale Mono" w:hAnsi="Andale Mono" w:cs="Menlo"/>
            <w:color w:val="000000"/>
            <w:szCs w:val="22"/>
          </w:rPr>
          <w:delText xml:space="preserve">&gt;&gt;&gt; </w:delText>
        </w:r>
      </w:del>
      <w:proofErr w:type="spellStart"/>
      <w:r w:rsidRPr="00F570ED">
        <w:rPr>
          <w:rFonts w:ascii="Andale Mono" w:hAnsi="Andale Mono" w:cs="Menlo"/>
          <w:color w:val="000000"/>
          <w:szCs w:val="22"/>
        </w:rPr>
        <w:t>resize_img</w:t>
      </w:r>
      <w:proofErr w:type="spellEnd"/>
      <w:r w:rsidRPr="00F570ED">
        <w:rPr>
          <w:rFonts w:ascii="Andale Mono" w:hAnsi="Andale Mono" w:cs="Menlo"/>
          <w:color w:val="000000"/>
          <w:szCs w:val="22"/>
        </w:rPr>
        <w:t xml:space="preserve"> = </w:t>
      </w:r>
      <w:proofErr w:type="spellStart"/>
      <w:proofErr w:type="gramStart"/>
      <w:r w:rsidRPr="00F570ED">
        <w:rPr>
          <w:rFonts w:ascii="Andale Mono" w:hAnsi="Andale Mono" w:cs="Menlo"/>
          <w:color w:val="000000"/>
          <w:szCs w:val="22"/>
        </w:rPr>
        <w:t>img.resize</w:t>
      </w:r>
      <w:proofErr w:type="spellEnd"/>
      <w:proofErr w:type="gramEnd"/>
      <w:r w:rsidRPr="00F570ED">
        <w:rPr>
          <w:rFonts w:ascii="Andale Mono" w:hAnsi="Andale Mono" w:cs="Menlo"/>
          <w:color w:val="000000"/>
          <w:szCs w:val="22"/>
        </w:rPr>
        <w:t>((200,200))</w:t>
      </w:r>
    </w:p>
    <w:p w14:paraId="6FBF5853" w14:textId="665BDDA3" w:rsidR="00F570ED" w:rsidRDefault="00F570ED" w:rsidP="00DF4253">
      <w:pPr>
        <w:jc w:val="both"/>
        <w:rPr>
          <w:rFonts w:ascii="Andale Mono" w:hAnsi="Andale Mono" w:cs="Menlo"/>
          <w:color w:val="000000"/>
          <w:szCs w:val="22"/>
        </w:rPr>
        <w:pPrChange w:id="487" w:author="Salil Kapur" w:date="2017-04-05T14:55:00Z">
          <w:pPr/>
        </w:pPrChange>
      </w:pPr>
      <w:del w:id="488" w:author="Salil Kapur" w:date="2017-04-05T23:03:00Z">
        <w:r w:rsidRPr="00F570ED" w:rsidDel="00DB7747">
          <w:rPr>
            <w:rFonts w:ascii="Andale Mono" w:hAnsi="Andale Mono" w:cs="Menlo"/>
            <w:color w:val="000000"/>
            <w:szCs w:val="22"/>
          </w:rPr>
          <w:delText xml:space="preserve">&gt;&gt;&gt; </w:delText>
        </w:r>
      </w:del>
      <w:proofErr w:type="spellStart"/>
      <w:r w:rsidRPr="00F570ED">
        <w:rPr>
          <w:rFonts w:ascii="Andale Mono" w:hAnsi="Andale Mono" w:cs="Menlo"/>
          <w:color w:val="000000"/>
          <w:szCs w:val="22"/>
        </w:rPr>
        <w:t>resize_</w:t>
      </w:r>
      <w:proofErr w:type="gramStart"/>
      <w:r w:rsidRPr="00F570ED">
        <w:rPr>
          <w:rFonts w:ascii="Andale Mono" w:hAnsi="Andale Mono" w:cs="Menlo"/>
          <w:color w:val="000000"/>
          <w:szCs w:val="22"/>
        </w:rPr>
        <w:t>img.show</w:t>
      </w:r>
      <w:proofErr w:type="spellEnd"/>
      <w:proofErr w:type="gramEnd"/>
      <w:r w:rsidRPr="00F570ED">
        <w:rPr>
          <w:rFonts w:ascii="Andale Mono" w:hAnsi="Andale Mono" w:cs="Menlo"/>
          <w:color w:val="000000"/>
          <w:szCs w:val="22"/>
        </w:rPr>
        <w:t>()</w:t>
      </w:r>
    </w:p>
    <w:p w14:paraId="0297B9F2" w14:textId="176C6505" w:rsidR="00F570ED" w:rsidRDefault="00F570ED" w:rsidP="00DF4253">
      <w:pPr>
        <w:jc w:val="both"/>
        <w:rPr>
          <w:rFonts w:ascii="Andale Mono" w:hAnsi="Andale Mono" w:cs="Menlo"/>
          <w:color w:val="000000"/>
          <w:szCs w:val="22"/>
        </w:rPr>
        <w:pPrChange w:id="489" w:author="Salil Kapur" w:date="2017-04-05T14:55:00Z">
          <w:pPr/>
        </w:pPrChange>
      </w:pPr>
    </w:p>
    <w:p w14:paraId="46A67660" w14:textId="16F61CC3" w:rsidR="00F570ED" w:rsidRDefault="005D7F10" w:rsidP="00DF4253">
      <w:pPr>
        <w:jc w:val="both"/>
        <w:rPr>
          <w:rFonts w:cs="Menlo"/>
          <w:color w:val="000000"/>
          <w:szCs w:val="22"/>
        </w:rPr>
        <w:pPrChange w:id="490" w:author="Salil Kapur" w:date="2017-04-05T14:55:00Z">
          <w:pPr/>
        </w:pPrChange>
      </w:pPr>
      <w:ins w:id="491" w:author="Salil Kapur" w:date="2017-04-05T23:07:00Z">
        <w:r w:rsidRPr="005D7F10">
          <w:rPr>
            <w:rFonts w:cs="Menlo"/>
            <w:b/>
            <w:color w:val="000000"/>
            <w:szCs w:val="22"/>
            <w:rPrChange w:id="492" w:author="Salil Kapur" w:date="2017-04-05T23:08:00Z">
              <w:rPr>
                <w:rFonts w:cs="Menlo"/>
                <w:color w:val="000000"/>
                <w:szCs w:val="22"/>
              </w:rPr>
            </w:rPrChange>
          </w:rPr>
          <w:t>Rotate</w:t>
        </w:r>
      </w:ins>
      <w:ins w:id="493" w:author="Salil Kapur" w:date="2017-04-05T23:08:00Z">
        <w:r>
          <w:rPr>
            <w:rFonts w:cs="Menlo"/>
            <w:b/>
            <w:color w:val="000000"/>
            <w:szCs w:val="22"/>
          </w:rPr>
          <w:br/>
        </w:r>
      </w:ins>
      <w:ins w:id="494" w:author="Salil Kapur" w:date="2017-04-05T23:07:00Z">
        <w:r>
          <w:rPr>
            <w:rFonts w:cs="Menlo"/>
            <w:color w:val="000000"/>
            <w:szCs w:val="22"/>
          </w:rPr>
          <w:br/>
        </w:r>
      </w:ins>
      <w:r w:rsidR="00F570ED">
        <w:rPr>
          <w:rFonts w:cs="Menlo"/>
          <w:color w:val="000000"/>
          <w:szCs w:val="22"/>
        </w:rPr>
        <w:t>To rotate an image use the rotate() function</w:t>
      </w:r>
      <w:ins w:id="495" w:author="Salil Kapur" w:date="2017-04-05T23:08:00Z">
        <w:r>
          <w:rPr>
            <w:rFonts w:cs="Menlo"/>
            <w:color w:val="000000"/>
            <w:szCs w:val="22"/>
          </w:rPr>
          <w:t xml:space="preserve"> which </w:t>
        </w:r>
      </w:ins>
      <w:del w:id="496" w:author="Salil Kapur" w:date="2017-04-05T23:08:00Z">
        <w:r w:rsidR="00F570ED" w:rsidDel="005D7F10">
          <w:rPr>
            <w:rFonts w:cs="Menlo"/>
            <w:color w:val="000000"/>
            <w:szCs w:val="22"/>
          </w:rPr>
          <w:delText xml:space="preserve">. It </w:delText>
        </w:r>
      </w:del>
      <w:r w:rsidR="00F570ED">
        <w:rPr>
          <w:rFonts w:cs="Menlo"/>
          <w:color w:val="000000"/>
          <w:szCs w:val="22"/>
        </w:rPr>
        <w:t xml:space="preserve">takes </w:t>
      </w:r>
      <w:ins w:id="497" w:author="Salil Kapur" w:date="2017-04-05T23:09:00Z">
        <w:r>
          <w:rPr>
            <w:rFonts w:cs="Menlo"/>
            <w:color w:val="000000"/>
            <w:szCs w:val="22"/>
          </w:rPr>
          <w:t xml:space="preserve">in the </w:t>
        </w:r>
      </w:ins>
      <w:r w:rsidR="00F570ED">
        <w:rPr>
          <w:rFonts w:cs="Menlo"/>
          <w:color w:val="000000"/>
          <w:szCs w:val="22"/>
        </w:rPr>
        <w:t>degrees to be rotated(Counter clockwise) as argument.</w:t>
      </w:r>
      <w:del w:id="498" w:author="Salil Kapur" w:date="2017-04-05T23:09:00Z">
        <w:r w:rsidR="00800216" w:rsidDel="005D7F10">
          <w:rPr>
            <w:rFonts w:cs="Menlo"/>
            <w:color w:val="000000"/>
            <w:szCs w:val="22"/>
          </w:rPr>
          <w:delText>(figure 1.4)</w:delText>
        </w:r>
      </w:del>
    </w:p>
    <w:p w14:paraId="68DC5818" w14:textId="77777777" w:rsidR="00F570ED" w:rsidRDefault="00F570ED" w:rsidP="00DF4253">
      <w:pPr>
        <w:jc w:val="both"/>
        <w:rPr>
          <w:rFonts w:cs="Menlo"/>
          <w:color w:val="000000"/>
          <w:szCs w:val="22"/>
        </w:rPr>
        <w:pPrChange w:id="499" w:author="Salil Kapur" w:date="2017-04-05T14:55:00Z">
          <w:pPr/>
        </w:pPrChange>
      </w:pPr>
    </w:p>
    <w:p w14:paraId="0FE604BD" w14:textId="065083A8" w:rsidR="005D7F10" w:rsidRDefault="005D7F1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500" w:author="Salil Kapur" w:date="2017-04-05T23:08:00Z"/>
          <w:rFonts w:ascii="Andale Mono" w:hAnsi="Andale Mono" w:cs="Menlo"/>
          <w:color w:val="000000"/>
          <w:szCs w:val="22"/>
        </w:rPr>
        <w:pPrChange w:id="50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02" w:author="Salil Kapur" w:date="2017-04-05T23:08:00Z">
        <w:r w:rsidRPr="00F5343F">
          <w:rPr>
            <w:rFonts w:ascii="Andale Mono" w:hAnsi="Andale Mono" w:cs="Andale Mono"/>
            <w:color w:val="000000" w:themeColor="text1"/>
          </w:rPr>
          <w:t>from PIL import Image</w:t>
        </w:r>
      </w:ins>
    </w:p>
    <w:p w14:paraId="3FF9B105" w14:textId="77985A4B" w:rsidR="00F570ED" w:rsidRPr="00F570ED" w:rsidRDefault="00F570ED"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50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504" w:author="Salil Kapur" w:date="2017-04-05T23:08:00Z">
        <w:r w:rsidRPr="00F570ED" w:rsidDel="005D7F10">
          <w:rPr>
            <w:rFonts w:ascii="Andale Mono" w:hAnsi="Andale Mono" w:cs="Menlo"/>
            <w:color w:val="000000"/>
            <w:szCs w:val="22"/>
          </w:rPr>
          <w:delText xml:space="preserve">&gt;&gt;&gt; </w:delText>
        </w:r>
      </w:del>
      <w:proofErr w:type="spellStart"/>
      <w:r w:rsidRPr="00F570ED">
        <w:rPr>
          <w:rFonts w:ascii="Andale Mono" w:hAnsi="Andale Mono" w:cs="Menlo"/>
          <w:color w:val="000000"/>
          <w:szCs w:val="22"/>
        </w:rPr>
        <w:t>rotate_img</w:t>
      </w:r>
      <w:proofErr w:type="spellEnd"/>
      <w:r w:rsidRPr="00F570ED">
        <w:rPr>
          <w:rFonts w:ascii="Andale Mono" w:hAnsi="Andale Mono" w:cs="Menlo"/>
          <w:color w:val="000000"/>
          <w:szCs w:val="22"/>
        </w:rPr>
        <w:t xml:space="preserve"> = </w:t>
      </w:r>
      <w:proofErr w:type="spellStart"/>
      <w:proofErr w:type="gramStart"/>
      <w:r w:rsidRPr="00F570ED">
        <w:rPr>
          <w:rFonts w:ascii="Andale Mono" w:hAnsi="Andale Mono" w:cs="Menlo"/>
          <w:color w:val="000000"/>
          <w:szCs w:val="22"/>
        </w:rPr>
        <w:t>img.rotate</w:t>
      </w:r>
      <w:proofErr w:type="spellEnd"/>
      <w:proofErr w:type="gramEnd"/>
      <w:r w:rsidRPr="00F570ED">
        <w:rPr>
          <w:rFonts w:ascii="Andale Mono" w:hAnsi="Andale Mono" w:cs="Menlo"/>
          <w:color w:val="000000"/>
          <w:szCs w:val="22"/>
        </w:rPr>
        <w:t>(90)</w:t>
      </w:r>
    </w:p>
    <w:p w14:paraId="6908F0D8" w14:textId="2ACCDA78" w:rsidR="00F570ED" w:rsidRDefault="00F570ED"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505" w:author="Salil Kapur" w:date="2017-04-05T23:08:00Z"/>
          <w:rFonts w:ascii="Andale Mono" w:hAnsi="Andale Mono" w:cs="Menlo"/>
          <w:color w:val="000000"/>
          <w:szCs w:val="22"/>
        </w:rPr>
        <w:pPrChange w:id="50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507" w:author="Salil Kapur" w:date="2017-04-05T23:08:00Z">
        <w:r w:rsidRPr="00F570ED" w:rsidDel="005D7F10">
          <w:rPr>
            <w:rFonts w:ascii="Andale Mono" w:hAnsi="Andale Mono" w:cs="Menlo"/>
            <w:color w:val="000000"/>
            <w:szCs w:val="22"/>
          </w:rPr>
          <w:delText xml:space="preserve">&gt;&gt;&gt; </w:delText>
        </w:r>
      </w:del>
      <w:proofErr w:type="spellStart"/>
      <w:r w:rsidRPr="00F570ED">
        <w:rPr>
          <w:rFonts w:ascii="Andale Mono" w:hAnsi="Andale Mono" w:cs="Menlo"/>
          <w:color w:val="000000"/>
          <w:szCs w:val="22"/>
        </w:rPr>
        <w:t>rotate_</w:t>
      </w:r>
      <w:proofErr w:type="gramStart"/>
      <w:r w:rsidRPr="00F570ED">
        <w:rPr>
          <w:rFonts w:ascii="Andale Mono" w:hAnsi="Andale Mono" w:cs="Menlo"/>
          <w:color w:val="000000"/>
          <w:szCs w:val="22"/>
        </w:rPr>
        <w:t>img.show</w:t>
      </w:r>
      <w:proofErr w:type="spellEnd"/>
      <w:proofErr w:type="gramEnd"/>
      <w:r w:rsidRPr="00F570ED">
        <w:rPr>
          <w:rFonts w:ascii="Andale Mono" w:hAnsi="Andale Mono" w:cs="Menlo"/>
          <w:color w:val="000000"/>
          <w:szCs w:val="22"/>
        </w:rPr>
        <w:t>()</w:t>
      </w:r>
    </w:p>
    <w:p w14:paraId="59D771F6" w14:textId="77777777" w:rsidR="005D7F10" w:rsidRPr="00F570ED" w:rsidRDefault="005D7F1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50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470F396" w14:textId="7B1828A6" w:rsidR="00F570ED" w:rsidRPr="00F570ED" w:rsidRDefault="00F570ED" w:rsidP="00DF4253">
      <w:pPr>
        <w:jc w:val="both"/>
        <w:rPr>
          <w:rFonts w:cs="Menlo"/>
          <w:color w:val="000000"/>
          <w:szCs w:val="22"/>
        </w:rPr>
        <w:pPrChange w:id="509" w:author="Salil Kapur" w:date="2017-04-05T14:55:00Z">
          <w:pPr/>
        </w:pPrChange>
      </w:pPr>
      <w:r w:rsidRPr="00F570ED">
        <w:rPr>
          <w:rFonts w:cs="Menlo"/>
          <w:color w:val="000000"/>
          <w:szCs w:val="22"/>
        </w:rPr>
        <w:t xml:space="preserve"> </w:t>
      </w:r>
    </w:p>
    <w:p w14:paraId="4CB706B7" w14:textId="5EBB676C" w:rsidR="00F570ED" w:rsidRDefault="0055261D" w:rsidP="00DF4253">
      <w:pPr>
        <w:jc w:val="both"/>
        <w:rPr>
          <w:color w:val="000000" w:themeColor="text1"/>
          <w:lang w:val="en-US"/>
        </w:rPr>
        <w:pPrChange w:id="510" w:author="Salil Kapur" w:date="2017-04-05T14:55:00Z">
          <w:pPr/>
        </w:pPrChange>
      </w:pPr>
      <w:r>
        <w:rPr>
          <w:noProof/>
          <w:color w:val="000000" w:themeColor="text1"/>
          <w:lang w:eastAsia="en-GB"/>
        </w:rPr>
        <w:drawing>
          <wp:inline distT="0" distB="0" distL="0" distR="0" wp14:anchorId="7656BDE5" wp14:editId="13EBF689">
            <wp:extent cx="2517140" cy="2517140"/>
            <wp:effectExtent l="0" t="0" r="0" b="0"/>
            <wp:docPr id="6" name="Picture 6" descr="Test%20Codes/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20Codes/rot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inline>
        </w:drawing>
      </w:r>
    </w:p>
    <w:p w14:paraId="6575E650" w14:textId="2A679B42" w:rsidR="0055261D" w:rsidRDefault="005D7F10" w:rsidP="00DF4253">
      <w:pPr>
        <w:jc w:val="both"/>
        <w:rPr>
          <w:color w:val="000000" w:themeColor="text1"/>
          <w:lang w:val="en-US"/>
        </w:rPr>
        <w:pPrChange w:id="511" w:author="Salil Kapur" w:date="2017-04-05T14:55:00Z">
          <w:pPr/>
        </w:pPrChange>
      </w:pPr>
      <w:ins w:id="512" w:author="Salil Kapur" w:date="2017-04-05T23:08:00Z">
        <w:r>
          <w:rPr>
            <w:color w:val="000000" w:themeColor="text1"/>
            <w:lang w:val="en-US"/>
          </w:rPr>
          <w:t>F</w:t>
        </w:r>
      </w:ins>
      <w:del w:id="513" w:author="Salil Kapur" w:date="2017-04-05T23:08:00Z">
        <w:r w:rsidR="0055261D" w:rsidDel="005D7F10">
          <w:rPr>
            <w:color w:val="000000" w:themeColor="text1"/>
            <w:lang w:val="en-US"/>
          </w:rPr>
          <w:delText>f</w:delText>
        </w:r>
      </w:del>
      <w:r w:rsidR="0055261D">
        <w:rPr>
          <w:color w:val="000000" w:themeColor="text1"/>
          <w:lang w:val="en-US"/>
        </w:rPr>
        <w:t>igure</w:t>
      </w:r>
      <w:ins w:id="514" w:author="Salil Kapur" w:date="2017-04-05T23:08:00Z">
        <w:r>
          <w:rPr>
            <w:color w:val="000000" w:themeColor="text1"/>
            <w:lang w:val="en-US"/>
          </w:rPr>
          <w:t xml:space="preserve"> 4 Output after rotating the </w:t>
        </w:r>
      </w:ins>
      <w:ins w:id="515" w:author="Salil Kapur" w:date="2017-04-06T15:30:00Z">
        <w:r w:rsidR="00114709">
          <w:rPr>
            <w:color w:val="000000" w:themeColor="text1"/>
            <w:lang w:val="en-US"/>
          </w:rPr>
          <w:t xml:space="preserve">image </w:t>
        </w:r>
      </w:ins>
      <w:ins w:id="516" w:author="Salil Kapur" w:date="2017-04-05T23:08:00Z">
        <w:r>
          <w:rPr>
            <w:color w:val="000000" w:themeColor="text1"/>
            <w:lang w:val="en-US"/>
          </w:rPr>
          <w:t>by 90 degrees.</w:t>
        </w:r>
      </w:ins>
      <w:del w:id="517" w:author="Salil Kapur" w:date="2017-04-05T23:08:00Z">
        <w:r w:rsidR="0055261D" w:rsidDel="005D7F10">
          <w:rPr>
            <w:color w:val="000000" w:themeColor="text1"/>
            <w:lang w:val="en-US"/>
          </w:rPr>
          <w:delText xml:space="preserve"> 1.4</w:delText>
        </w:r>
      </w:del>
    </w:p>
    <w:p w14:paraId="35FDB297" w14:textId="77777777" w:rsidR="00995569" w:rsidRDefault="00995569" w:rsidP="00DF4253">
      <w:pPr>
        <w:jc w:val="both"/>
        <w:rPr>
          <w:b/>
          <w:color w:val="000000" w:themeColor="text1"/>
          <w:lang w:val="en-US"/>
        </w:rPr>
        <w:pPrChange w:id="518" w:author="Salil Kapur" w:date="2017-04-05T14:55:00Z">
          <w:pPr/>
        </w:pPrChange>
      </w:pPr>
    </w:p>
    <w:p w14:paraId="60B922AB" w14:textId="77777777" w:rsidR="00995569" w:rsidDel="005D7F10" w:rsidRDefault="00995569" w:rsidP="00DF4253">
      <w:pPr>
        <w:jc w:val="both"/>
        <w:rPr>
          <w:del w:id="519" w:author="Salil Kapur" w:date="2017-04-05T23:09:00Z"/>
          <w:b/>
          <w:color w:val="000000" w:themeColor="text1"/>
          <w:lang w:val="en-US"/>
        </w:rPr>
        <w:pPrChange w:id="520" w:author="Salil Kapur" w:date="2017-04-05T14:55:00Z">
          <w:pPr/>
        </w:pPrChange>
      </w:pPr>
    </w:p>
    <w:p w14:paraId="3973F5D4" w14:textId="77777777" w:rsidR="00995569" w:rsidRDefault="00995569" w:rsidP="00DF4253">
      <w:pPr>
        <w:jc w:val="both"/>
        <w:rPr>
          <w:b/>
          <w:color w:val="000000" w:themeColor="text1"/>
          <w:lang w:val="en-US"/>
        </w:rPr>
        <w:pPrChange w:id="521" w:author="Salil Kapur" w:date="2017-04-05T14:55:00Z">
          <w:pPr/>
        </w:pPrChange>
      </w:pPr>
    </w:p>
    <w:p w14:paraId="4D977FB7" w14:textId="0C3F2658" w:rsidR="00AE45C8" w:rsidRDefault="003065DE" w:rsidP="00DF4253">
      <w:pPr>
        <w:jc w:val="both"/>
        <w:outlineLvl w:val="0"/>
        <w:rPr>
          <w:b/>
          <w:color w:val="000000" w:themeColor="text1"/>
          <w:lang w:val="en-US"/>
        </w:rPr>
        <w:pPrChange w:id="522" w:author="Salil Kapur" w:date="2017-04-05T14:55:00Z">
          <w:pPr>
            <w:outlineLvl w:val="0"/>
          </w:pPr>
        </w:pPrChange>
      </w:pPr>
      <w:r>
        <w:rPr>
          <w:b/>
          <w:color w:val="000000" w:themeColor="text1"/>
          <w:lang w:val="en-US"/>
        </w:rPr>
        <w:t>Image Enhanceme</w:t>
      </w:r>
      <w:r w:rsidR="009C759C">
        <w:rPr>
          <w:b/>
          <w:color w:val="000000" w:themeColor="text1"/>
          <w:lang w:val="en-US"/>
        </w:rPr>
        <w:t>nt</w:t>
      </w:r>
    </w:p>
    <w:p w14:paraId="34466937" w14:textId="77777777" w:rsidR="009C759C" w:rsidRDefault="009C759C" w:rsidP="00DF4253">
      <w:pPr>
        <w:jc w:val="both"/>
        <w:rPr>
          <w:b/>
          <w:color w:val="000000" w:themeColor="text1"/>
          <w:lang w:val="en-US"/>
        </w:rPr>
        <w:pPrChange w:id="523" w:author="Salil Kapur" w:date="2017-04-05T14:55:00Z">
          <w:pPr/>
        </w:pPrChange>
      </w:pPr>
    </w:p>
    <w:p w14:paraId="6E33E620" w14:textId="77777777" w:rsidR="00044145" w:rsidRDefault="00044145" w:rsidP="00DF4253">
      <w:pPr>
        <w:jc w:val="both"/>
        <w:rPr>
          <w:ins w:id="524" w:author="Salil Kapur" w:date="2017-04-05T23:13:00Z"/>
          <w:color w:val="000000" w:themeColor="text1"/>
          <w:lang w:val="en-US"/>
        </w:rPr>
        <w:pPrChange w:id="525" w:author="Salil Kapur" w:date="2017-04-05T14:55:00Z">
          <w:pPr/>
        </w:pPrChange>
      </w:pPr>
      <w:ins w:id="526" w:author="Salil Kapur" w:date="2017-04-05T23:12:00Z">
        <w:r>
          <w:rPr>
            <w:color w:val="000000" w:themeColor="text1"/>
            <w:lang w:val="en-US"/>
          </w:rPr>
          <w:t xml:space="preserve">Image enhancement are operations like </w:t>
        </w:r>
      </w:ins>
      <w:ins w:id="527" w:author="Salil Kapur" w:date="2017-04-05T23:13:00Z">
        <w:r>
          <w:rPr>
            <w:color w:val="000000" w:themeColor="text1"/>
            <w:lang w:val="en-US"/>
          </w:rPr>
          <w:t>changing contrast, brightness, color balance, sharpness of an image</w:t>
        </w:r>
        <w:r>
          <w:rPr>
            <w:color w:val="000000" w:themeColor="text1"/>
            <w:lang w:val="en-US"/>
          </w:rPr>
          <w:t xml:space="preserve">. Pillow provides an </w:t>
        </w:r>
      </w:ins>
      <w:proofErr w:type="spellStart"/>
      <w:r w:rsidR="009C759C">
        <w:rPr>
          <w:color w:val="000000" w:themeColor="text1"/>
          <w:lang w:val="en-US"/>
        </w:rPr>
        <w:t>ImageEnhance</w:t>
      </w:r>
      <w:proofErr w:type="spellEnd"/>
      <w:r w:rsidR="009C759C">
        <w:rPr>
          <w:color w:val="000000" w:themeColor="text1"/>
          <w:lang w:val="en-US"/>
        </w:rPr>
        <w:t xml:space="preserve"> </w:t>
      </w:r>
      <w:ins w:id="528" w:author="Salil Kapur" w:date="2017-04-05T23:13:00Z">
        <w:r>
          <w:rPr>
            <w:color w:val="000000" w:themeColor="text1"/>
            <w:lang w:val="en-US"/>
          </w:rPr>
          <w:t>module which has functions that can help you perform the earlier mentioned operations.</w:t>
        </w:r>
      </w:ins>
    </w:p>
    <w:p w14:paraId="55F71BF7" w14:textId="581041D9" w:rsidR="009C759C" w:rsidRDefault="009C759C" w:rsidP="00DF4253">
      <w:pPr>
        <w:jc w:val="both"/>
        <w:rPr>
          <w:color w:val="000000" w:themeColor="text1"/>
          <w:lang w:val="en-US"/>
        </w:rPr>
        <w:pPrChange w:id="529" w:author="Salil Kapur" w:date="2017-04-05T14:55:00Z">
          <w:pPr/>
        </w:pPrChange>
      </w:pPr>
      <w:del w:id="530" w:author="Salil Kapur" w:date="2017-04-05T23:14:00Z">
        <w:r w:rsidDel="00044145">
          <w:rPr>
            <w:color w:val="000000" w:themeColor="text1"/>
            <w:lang w:val="en-US"/>
          </w:rPr>
          <w:delText xml:space="preserve">is </w:delText>
        </w:r>
        <w:r w:rsidR="00995569" w:rsidDel="00044145">
          <w:rPr>
            <w:color w:val="000000" w:themeColor="text1"/>
            <w:lang w:val="en-US"/>
          </w:rPr>
          <w:delText xml:space="preserve">a separate </w:delText>
        </w:r>
        <w:r w:rsidDel="00044145">
          <w:rPr>
            <w:color w:val="000000" w:themeColor="text1"/>
            <w:lang w:val="en-US"/>
          </w:rPr>
          <w:delText>module in the pillow library which offers functions like</w:delText>
        </w:r>
      </w:del>
      <w:del w:id="531" w:author="Salil Kapur" w:date="2017-04-05T23:13:00Z">
        <w:r w:rsidDel="00044145">
          <w:rPr>
            <w:color w:val="000000" w:themeColor="text1"/>
            <w:lang w:val="en-US"/>
          </w:rPr>
          <w:delText xml:space="preserve"> changing contrast, brightness, color balance, sharpness of an image</w:delText>
        </w:r>
      </w:del>
      <w:del w:id="532" w:author="Salil Kapur" w:date="2017-04-05T23:14:00Z">
        <w:r w:rsidDel="00044145">
          <w:rPr>
            <w:color w:val="000000" w:themeColor="text1"/>
            <w:lang w:val="en-US"/>
          </w:rPr>
          <w:delText xml:space="preserve">. </w:delText>
        </w:r>
      </w:del>
    </w:p>
    <w:p w14:paraId="75E19021" w14:textId="1D4AC5C0" w:rsidR="009C759C" w:rsidRDefault="00044145" w:rsidP="00DF4253">
      <w:pPr>
        <w:jc w:val="both"/>
        <w:rPr>
          <w:color w:val="000000" w:themeColor="text1"/>
          <w:lang w:val="en-US"/>
        </w:rPr>
        <w:pPrChange w:id="533" w:author="Salil Kapur" w:date="2017-04-05T14:55:00Z">
          <w:pPr/>
        </w:pPrChange>
      </w:pPr>
      <w:ins w:id="534" w:author="Salil Kapur" w:date="2017-04-05T23:14:00Z">
        <w:r>
          <w:rPr>
            <w:color w:val="000000" w:themeColor="text1"/>
            <w:lang w:val="en-US"/>
          </w:rPr>
          <w:lastRenderedPageBreak/>
          <w:t xml:space="preserve">We will begin with </w:t>
        </w:r>
      </w:ins>
      <w:del w:id="535" w:author="Salil Kapur" w:date="2017-04-05T23:14:00Z">
        <w:r w:rsidR="009C759C" w:rsidDel="00044145">
          <w:rPr>
            <w:color w:val="000000" w:themeColor="text1"/>
            <w:lang w:val="en-US"/>
          </w:rPr>
          <w:delText xml:space="preserve">First you need to </w:delText>
        </w:r>
      </w:del>
      <w:r w:rsidR="009C759C">
        <w:rPr>
          <w:color w:val="000000" w:themeColor="text1"/>
          <w:lang w:val="en-US"/>
        </w:rPr>
        <w:t>import</w:t>
      </w:r>
      <w:ins w:id="536" w:author="Salil Kapur" w:date="2017-04-05T23:14:00Z">
        <w:r>
          <w:rPr>
            <w:color w:val="000000" w:themeColor="text1"/>
            <w:lang w:val="en-US"/>
          </w:rPr>
          <w:t>ing</w:t>
        </w:r>
      </w:ins>
      <w:r w:rsidR="009C759C">
        <w:rPr>
          <w:color w:val="000000" w:themeColor="text1"/>
          <w:lang w:val="en-US"/>
        </w:rPr>
        <w:t xml:space="preserve"> the </w:t>
      </w:r>
      <w:proofErr w:type="spellStart"/>
      <w:r w:rsidR="009C759C">
        <w:rPr>
          <w:color w:val="000000" w:themeColor="text1"/>
          <w:lang w:val="en-US"/>
        </w:rPr>
        <w:t>ImageEnhance</w:t>
      </w:r>
      <w:proofErr w:type="spellEnd"/>
      <w:r w:rsidR="009C759C">
        <w:rPr>
          <w:color w:val="000000" w:themeColor="text1"/>
          <w:lang w:val="en-US"/>
        </w:rPr>
        <w:t xml:space="preserve"> module</w:t>
      </w:r>
    </w:p>
    <w:p w14:paraId="0A7EFF0C" w14:textId="77777777" w:rsidR="009C759C" w:rsidRDefault="009C759C" w:rsidP="00DF4253">
      <w:pPr>
        <w:jc w:val="both"/>
        <w:rPr>
          <w:rFonts w:ascii="Menlo" w:hAnsi="Menlo" w:cs="Menlo"/>
          <w:color w:val="000000"/>
          <w:sz w:val="22"/>
          <w:szCs w:val="22"/>
        </w:rPr>
        <w:pPrChange w:id="537" w:author="Salil Kapur" w:date="2017-04-05T14:55:00Z">
          <w:pPr/>
        </w:pPrChange>
      </w:pPr>
    </w:p>
    <w:p w14:paraId="57E0E135" w14:textId="709B2247" w:rsidR="009C759C" w:rsidRPr="009C759C" w:rsidRDefault="009C759C" w:rsidP="00DF4253">
      <w:pPr>
        <w:jc w:val="both"/>
        <w:rPr>
          <w:rFonts w:ascii="Andale Mono" w:hAnsi="Andale Mono"/>
          <w:color w:val="000000" w:themeColor="text1"/>
          <w:lang w:val="en-US"/>
        </w:rPr>
        <w:pPrChange w:id="538" w:author="Salil Kapur" w:date="2017-04-05T14:55:00Z">
          <w:pPr/>
        </w:pPrChange>
      </w:pPr>
      <w:del w:id="539" w:author="Salil Kapur" w:date="2017-04-05T23:14:00Z">
        <w:r w:rsidRPr="009C759C" w:rsidDel="00044145">
          <w:rPr>
            <w:rFonts w:ascii="Andale Mono" w:hAnsi="Andale Mono" w:cs="Menlo"/>
            <w:color w:val="000000"/>
            <w:szCs w:val="22"/>
          </w:rPr>
          <w:delText xml:space="preserve">&gt;&gt;&gt; </w:delText>
        </w:r>
      </w:del>
      <w:r w:rsidRPr="009C759C">
        <w:rPr>
          <w:rFonts w:ascii="Andale Mono" w:hAnsi="Andale Mono" w:cs="Menlo"/>
          <w:color w:val="000000"/>
          <w:szCs w:val="22"/>
        </w:rPr>
        <w:t xml:space="preserve">from PIL import </w:t>
      </w:r>
      <w:proofErr w:type="spellStart"/>
      <w:r w:rsidRPr="009C759C">
        <w:rPr>
          <w:rFonts w:ascii="Andale Mono" w:hAnsi="Andale Mono" w:cs="Menlo"/>
          <w:color w:val="000000"/>
          <w:szCs w:val="22"/>
        </w:rPr>
        <w:t>ImageEnhance</w:t>
      </w:r>
      <w:proofErr w:type="spellEnd"/>
    </w:p>
    <w:p w14:paraId="429E0EF9" w14:textId="77777777" w:rsidR="009C759C" w:rsidRDefault="009C759C" w:rsidP="00DF4253">
      <w:pPr>
        <w:jc w:val="both"/>
        <w:rPr>
          <w:color w:val="000000" w:themeColor="text1"/>
          <w:lang w:val="en-US"/>
        </w:rPr>
        <w:pPrChange w:id="540" w:author="Salil Kapur" w:date="2017-04-05T14:55:00Z">
          <w:pPr/>
        </w:pPrChange>
      </w:pPr>
    </w:p>
    <w:p w14:paraId="44B14371" w14:textId="0D946862" w:rsidR="009C759C" w:rsidRDefault="009C759C" w:rsidP="00DF4253">
      <w:pPr>
        <w:pStyle w:val="ListParagraph"/>
        <w:numPr>
          <w:ilvl w:val="0"/>
          <w:numId w:val="3"/>
        </w:numPr>
        <w:jc w:val="both"/>
        <w:rPr>
          <w:color w:val="000000" w:themeColor="text1"/>
          <w:lang w:val="en-US"/>
        </w:rPr>
        <w:pPrChange w:id="541" w:author="Salil Kapur" w:date="2017-04-05T14:55:00Z">
          <w:pPr>
            <w:pStyle w:val="ListParagraph"/>
            <w:numPr>
              <w:numId w:val="3"/>
            </w:numPr>
            <w:ind w:hanging="360"/>
          </w:pPr>
        </w:pPrChange>
      </w:pPr>
      <w:r>
        <w:rPr>
          <w:color w:val="000000" w:themeColor="text1"/>
          <w:lang w:val="en-US"/>
        </w:rPr>
        <w:t>Change brightness of an image</w:t>
      </w:r>
      <w:del w:id="542" w:author="Salil Kapur" w:date="2017-04-06T15:32:00Z">
        <w:r w:rsidDel="000F6459">
          <w:rPr>
            <w:color w:val="000000" w:themeColor="text1"/>
            <w:lang w:val="en-US"/>
          </w:rPr>
          <w:delText>:</w:delText>
        </w:r>
      </w:del>
    </w:p>
    <w:p w14:paraId="59B19B01" w14:textId="77777777" w:rsidR="009C759C" w:rsidRDefault="009C759C" w:rsidP="00DF4253">
      <w:pPr>
        <w:pStyle w:val="ListParagraph"/>
        <w:jc w:val="both"/>
        <w:rPr>
          <w:color w:val="000000" w:themeColor="text1"/>
          <w:lang w:val="en-US"/>
        </w:rPr>
        <w:pPrChange w:id="543" w:author="Salil Kapur" w:date="2017-04-05T14:55:00Z">
          <w:pPr>
            <w:pStyle w:val="ListParagraph"/>
          </w:pPr>
        </w:pPrChange>
      </w:pPr>
    </w:p>
    <w:p w14:paraId="2AB73650" w14:textId="35FEDE24" w:rsidR="009C759C" w:rsidRPr="009C759C" w:rsidRDefault="009C759C"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54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Menlo" w:hAnsi="Menlo" w:cs="Menlo"/>
          <w:color w:val="000000"/>
          <w:sz w:val="22"/>
          <w:szCs w:val="22"/>
        </w:rPr>
        <w:tab/>
      </w:r>
      <w:r w:rsidRPr="009C759C">
        <w:rPr>
          <w:rFonts w:ascii="Andale Mono" w:hAnsi="Andale Mono" w:cs="Menlo"/>
          <w:color w:val="000000"/>
          <w:szCs w:val="22"/>
        </w:rPr>
        <w:t xml:space="preserve"> </w:t>
      </w:r>
      <w:del w:id="545" w:author="Salil Kapur" w:date="2017-04-05T23:14:00Z">
        <w:r w:rsidRPr="009C759C" w:rsidDel="00044145">
          <w:rPr>
            <w:rFonts w:ascii="Andale Mono" w:hAnsi="Andale Mono" w:cs="Menlo"/>
            <w:color w:val="000000"/>
            <w:szCs w:val="22"/>
          </w:rPr>
          <w:delText xml:space="preserve">&gt;&gt;&gt; </w:delText>
        </w:r>
      </w:del>
      <w:r w:rsidRPr="009C759C">
        <w:rPr>
          <w:rFonts w:ascii="Andale Mono" w:hAnsi="Andale Mono" w:cs="Menlo"/>
          <w:color w:val="000000"/>
          <w:szCs w:val="22"/>
        </w:rPr>
        <w:t xml:space="preserve">enhancer = </w:t>
      </w:r>
      <w:proofErr w:type="spellStart"/>
      <w:r w:rsidRPr="009C759C">
        <w:rPr>
          <w:rFonts w:ascii="Andale Mono" w:hAnsi="Andale Mono" w:cs="Menlo"/>
          <w:color w:val="000000"/>
          <w:szCs w:val="22"/>
        </w:rPr>
        <w:t>ImageEnhance.Brightness</w:t>
      </w:r>
      <w:proofErr w:type="spellEnd"/>
      <w:r w:rsidRPr="009C759C">
        <w:rPr>
          <w:rFonts w:ascii="Andale Mono" w:hAnsi="Andale Mono" w:cs="Menlo"/>
          <w:color w:val="000000"/>
          <w:szCs w:val="22"/>
        </w:rPr>
        <w:t>(</w:t>
      </w:r>
      <w:proofErr w:type="spellStart"/>
      <w:r w:rsidRPr="009C759C">
        <w:rPr>
          <w:rFonts w:ascii="Andale Mono" w:hAnsi="Andale Mono" w:cs="Menlo"/>
          <w:color w:val="000000"/>
          <w:szCs w:val="22"/>
        </w:rPr>
        <w:t>img</w:t>
      </w:r>
      <w:proofErr w:type="spellEnd"/>
      <w:r w:rsidRPr="009C759C">
        <w:rPr>
          <w:rFonts w:ascii="Andale Mono" w:hAnsi="Andale Mono" w:cs="Menlo"/>
          <w:color w:val="000000"/>
          <w:szCs w:val="22"/>
        </w:rPr>
        <w:t>)</w:t>
      </w:r>
    </w:p>
    <w:p w14:paraId="1175241D" w14:textId="2DA3A5B9" w:rsidR="009C759C" w:rsidRDefault="00E56769" w:rsidP="00DF4253">
      <w:pPr>
        <w:pStyle w:val="ListParagraph"/>
        <w:jc w:val="both"/>
        <w:rPr>
          <w:rFonts w:ascii="Andale Mono" w:hAnsi="Andale Mono" w:cs="Menlo"/>
          <w:color w:val="000000"/>
          <w:szCs w:val="22"/>
        </w:rPr>
        <w:pPrChange w:id="546" w:author="Salil Kapur" w:date="2017-04-05T14:55:00Z">
          <w:pPr>
            <w:pStyle w:val="ListParagraph"/>
          </w:pPr>
        </w:pPrChange>
      </w:pPr>
      <w:del w:id="547" w:author="Salil Kapur" w:date="2017-04-05T23:14:00Z">
        <w:r w:rsidDel="00044145">
          <w:rPr>
            <w:rFonts w:ascii="Andale Mono" w:hAnsi="Andale Mono" w:cs="Menlo"/>
            <w:color w:val="000000"/>
            <w:szCs w:val="22"/>
          </w:rPr>
          <w:delText xml:space="preserve">&gt;&gt;&gt; </w:delText>
        </w:r>
      </w:del>
      <w:proofErr w:type="spellStart"/>
      <w:proofErr w:type="gramStart"/>
      <w:r>
        <w:rPr>
          <w:rFonts w:ascii="Andale Mono" w:hAnsi="Andale Mono" w:cs="Menlo"/>
          <w:color w:val="000000"/>
          <w:szCs w:val="22"/>
        </w:rPr>
        <w:t>enhancer.enhance</w:t>
      </w:r>
      <w:proofErr w:type="spellEnd"/>
      <w:proofErr w:type="gramEnd"/>
      <w:r>
        <w:rPr>
          <w:rFonts w:ascii="Andale Mono" w:hAnsi="Andale Mono" w:cs="Menlo"/>
          <w:color w:val="000000"/>
          <w:szCs w:val="22"/>
        </w:rPr>
        <w:t>(2</w:t>
      </w:r>
      <w:r w:rsidR="009C759C" w:rsidRPr="009C759C">
        <w:rPr>
          <w:rFonts w:ascii="Andale Mono" w:hAnsi="Andale Mono" w:cs="Menlo"/>
          <w:color w:val="000000"/>
          <w:szCs w:val="22"/>
        </w:rPr>
        <w:t>).show()</w:t>
      </w:r>
    </w:p>
    <w:p w14:paraId="532CE967" w14:textId="77777777" w:rsidR="009C759C" w:rsidRDefault="009C759C" w:rsidP="00DF4253">
      <w:pPr>
        <w:pStyle w:val="ListParagraph"/>
        <w:jc w:val="both"/>
        <w:rPr>
          <w:rFonts w:ascii="Andale Mono" w:hAnsi="Andale Mono" w:cs="Menlo"/>
          <w:color w:val="000000"/>
          <w:szCs w:val="22"/>
        </w:rPr>
        <w:pPrChange w:id="548" w:author="Salil Kapur" w:date="2017-04-05T14:55:00Z">
          <w:pPr>
            <w:pStyle w:val="ListParagraph"/>
          </w:pPr>
        </w:pPrChange>
      </w:pPr>
    </w:p>
    <w:p w14:paraId="6004335C" w14:textId="77777777" w:rsidR="00044145" w:rsidRDefault="009C759C" w:rsidP="00DF4253">
      <w:pPr>
        <w:pStyle w:val="ListParagraph"/>
        <w:jc w:val="both"/>
        <w:rPr>
          <w:ins w:id="549" w:author="Salil Kapur" w:date="2017-04-05T23:16:00Z"/>
          <w:rFonts w:cs="Menlo"/>
          <w:color w:val="000000"/>
          <w:szCs w:val="22"/>
        </w:rPr>
        <w:pPrChange w:id="550" w:author="Salil Kapur" w:date="2017-04-05T14:55:00Z">
          <w:pPr>
            <w:pStyle w:val="ListParagraph"/>
          </w:pPr>
        </w:pPrChange>
      </w:pPr>
      <w:r>
        <w:rPr>
          <w:rFonts w:cs="Menlo"/>
          <w:color w:val="000000"/>
          <w:szCs w:val="22"/>
        </w:rPr>
        <w:t>The enhance function takes a float as an argument which desc</w:t>
      </w:r>
      <w:r w:rsidR="00E56769">
        <w:rPr>
          <w:rFonts w:cs="Menlo"/>
          <w:color w:val="000000"/>
          <w:szCs w:val="22"/>
        </w:rPr>
        <w:t xml:space="preserve">ribes the factor </w:t>
      </w:r>
      <w:ins w:id="551" w:author="Salil Kapur" w:date="2017-04-05T23:14:00Z">
        <w:r w:rsidR="00044145">
          <w:rPr>
            <w:rFonts w:cs="Menlo"/>
            <w:color w:val="000000"/>
            <w:szCs w:val="22"/>
          </w:rPr>
          <w:t xml:space="preserve">by which we want to change the </w:t>
        </w:r>
      </w:ins>
      <w:del w:id="552" w:author="Salil Kapur" w:date="2017-04-05T23:15:00Z">
        <w:r w:rsidR="00E56769" w:rsidDel="00044145">
          <w:rPr>
            <w:rFonts w:cs="Menlo"/>
            <w:color w:val="000000"/>
            <w:szCs w:val="22"/>
          </w:rPr>
          <w:delText xml:space="preserve">of </w:delText>
        </w:r>
      </w:del>
      <w:r w:rsidR="00E56769">
        <w:rPr>
          <w:rFonts w:cs="Menlo"/>
          <w:color w:val="000000"/>
          <w:szCs w:val="22"/>
        </w:rPr>
        <w:t>brightness</w:t>
      </w:r>
      <w:ins w:id="553" w:author="Salil Kapur" w:date="2017-04-05T23:15:00Z">
        <w:r w:rsidR="00044145">
          <w:rPr>
            <w:rFonts w:cs="Menlo"/>
            <w:color w:val="000000"/>
            <w:szCs w:val="22"/>
          </w:rPr>
          <w:t xml:space="preserve"> of the image</w:t>
        </w:r>
      </w:ins>
      <w:r w:rsidR="00E56769">
        <w:rPr>
          <w:rFonts w:cs="Menlo"/>
          <w:color w:val="000000"/>
          <w:szCs w:val="22"/>
        </w:rPr>
        <w:t xml:space="preserve">. </w:t>
      </w:r>
      <w:ins w:id="554" w:author="Salil Kapur" w:date="2017-04-05T23:15:00Z">
        <w:r w:rsidR="00044145">
          <w:rPr>
            <w:rFonts w:cs="Menlo"/>
            <w:color w:val="000000"/>
            <w:szCs w:val="22"/>
          </w:rPr>
          <w:t xml:space="preserve">A factor value less that 1 will decrease the brightness and a factor value greater than 1 will increase the </w:t>
        </w:r>
      </w:ins>
      <w:ins w:id="555" w:author="Salil Kapur" w:date="2017-04-05T23:16:00Z">
        <w:r w:rsidR="00044145">
          <w:rPr>
            <w:rFonts w:cs="Menlo"/>
            <w:color w:val="000000"/>
            <w:szCs w:val="22"/>
          </w:rPr>
          <w:t>brightness</w:t>
        </w:r>
      </w:ins>
      <w:ins w:id="556" w:author="Salil Kapur" w:date="2017-04-05T23:15:00Z">
        <w:r w:rsidR="00044145">
          <w:rPr>
            <w:rFonts w:cs="Menlo"/>
            <w:color w:val="000000"/>
            <w:szCs w:val="22"/>
          </w:rPr>
          <w:t xml:space="preserve"> </w:t>
        </w:r>
      </w:ins>
      <w:ins w:id="557" w:author="Salil Kapur" w:date="2017-04-05T23:16:00Z">
        <w:r w:rsidR="00044145">
          <w:rPr>
            <w:rFonts w:cs="Menlo"/>
            <w:color w:val="000000"/>
            <w:szCs w:val="22"/>
          </w:rPr>
          <w:t xml:space="preserve">of the image. </w:t>
        </w:r>
      </w:ins>
      <w:del w:id="558" w:author="Salil Kapur" w:date="2017-04-05T23:16:00Z">
        <w:r w:rsidR="00E56769" w:rsidDel="00044145">
          <w:rPr>
            <w:rFonts w:cs="Menlo"/>
            <w:color w:val="000000"/>
            <w:szCs w:val="22"/>
          </w:rPr>
          <w:delText xml:space="preserve">Less the factor less will be the brightness. </w:delText>
        </w:r>
      </w:del>
      <w:r w:rsidR="00E56769">
        <w:rPr>
          <w:rFonts w:cs="Menlo"/>
          <w:color w:val="000000"/>
          <w:szCs w:val="22"/>
        </w:rPr>
        <w:t xml:space="preserve">Factor value equal </w:t>
      </w:r>
      <w:ins w:id="559" w:author="Salil Kapur" w:date="2017-04-05T23:16:00Z">
        <w:r w:rsidR="00044145">
          <w:rPr>
            <w:rFonts w:cs="Menlo"/>
            <w:color w:val="000000"/>
            <w:szCs w:val="22"/>
          </w:rPr>
          <w:t xml:space="preserve">to </w:t>
        </w:r>
      </w:ins>
      <w:r w:rsidR="00E56769">
        <w:rPr>
          <w:rFonts w:cs="Menlo"/>
          <w:color w:val="000000"/>
          <w:szCs w:val="22"/>
        </w:rPr>
        <w:t xml:space="preserve">1 will give the original image as output. The </w:t>
      </w:r>
      <w:del w:id="560" w:author="Salil Kapur" w:date="2017-04-05T23:16:00Z">
        <w:r w:rsidR="00E56769" w:rsidDel="00044145">
          <w:rPr>
            <w:rFonts w:cs="Menlo"/>
            <w:color w:val="000000"/>
            <w:szCs w:val="22"/>
          </w:rPr>
          <w:delText>return type</w:delText>
        </w:r>
      </w:del>
      <w:ins w:id="561" w:author="Salil Kapur" w:date="2017-04-05T23:16:00Z">
        <w:r w:rsidR="00044145">
          <w:rPr>
            <w:rFonts w:cs="Menlo"/>
            <w:color w:val="000000"/>
            <w:szCs w:val="22"/>
          </w:rPr>
          <w:t>output</w:t>
        </w:r>
      </w:ins>
      <w:r w:rsidR="00E56769">
        <w:rPr>
          <w:rFonts w:cs="Menlo"/>
          <w:color w:val="000000"/>
          <w:szCs w:val="22"/>
        </w:rPr>
        <w:t xml:space="preserve"> of the </w:t>
      </w:r>
      <w:r w:rsidR="005F2D08">
        <w:rPr>
          <w:rFonts w:cs="Menlo"/>
          <w:color w:val="000000"/>
          <w:szCs w:val="22"/>
        </w:rPr>
        <w:t>enhance</w:t>
      </w:r>
      <w:r w:rsidR="00E56769">
        <w:rPr>
          <w:rFonts w:cs="Menlo"/>
          <w:color w:val="000000"/>
          <w:szCs w:val="22"/>
        </w:rPr>
        <w:t xml:space="preserve"> function is an image with the changed brightness.</w:t>
      </w:r>
    </w:p>
    <w:p w14:paraId="7D02E7E2" w14:textId="1C332970" w:rsidR="009C759C" w:rsidRDefault="00E56769" w:rsidP="00DF4253">
      <w:pPr>
        <w:pStyle w:val="ListParagraph"/>
        <w:jc w:val="both"/>
        <w:rPr>
          <w:rFonts w:cs="Menlo"/>
          <w:color w:val="000000"/>
          <w:szCs w:val="22"/>
        </w:rPr>
        <w:pPrChange w:id="562" w:author="Salil Kapur" w:date="2017-04-05T14:55:00Z">
          <w:pPr>
            <w:pStyle w:val="ListParagraph"/>
          </w:pPr>
        </w:pPrChange>
      </w:pPr>
      <w:r>
        <w:rPr>
          <w:rFonts w:cs="Menlo"/>
          <w:color w:val="000000"/>
          <w:szCs w:val="22"/>
        </w:rPr>
        <w:t xml:space="preserve"> </w:t>
      </w:r>
    </w:p>
    <w:p w14:paraId="3CF62349" w14:textId="77777777" w:rsidR="005F2D08" w:rsidRPr="009C759C" w:rsidRDefault="005F2D08" w:rsidP="00DF4253">
      <w:pPr>
        <w:pStyle w:val="ListParagraph"/>
        <w:jc w:val="both"/>
        <w:rPr>
          <w:rFonts w:cs="Menlo"/>
          <w:color w:val="000000"/>
          <w:szCs w:val="22"/>
        </w:rPr>
        <w:pPrChange w:id="563" w:author="Salil Kapur" w:date="2017-04-05T14:55:00Z">
          <w:pPr>
            <w:pStyle w:val="ListParagraph"/>
          </w:pPr>
        </w:pPrChange>
      </w:pPr>
    </w:p>
    <w:p w14:paraId="0D9CCB38" w14:textId="7B9F10E1" w:rsidR="00A43534" w:rsidRDefault="00044145" w:rsidP="00DF4253">
      <w:pPr>
        <w:pStyle w:val="ListParagraph"/>
        <w:jc w:val="both"/>
        <w:rPr>
          <w:rFonts w:ascii="Andale Mono" w:hAnsi="Andale Mono"/>
          <w:color w:val="000000" w:themeColor="text1"/>
          <w:sz w:val="28"/>
          <w:lang w:val="en-US"/>
        </w:rPr>
        <w:pPrChange w:id="564" w:author="Salil Kapur" w:date="2017-04-05T14:55:00Z">
          <w:pPr>
            <w:pStyle w:val="ListParagraph"/>
          </w:pPr>
        </w:pPrChange>
      </w:pPr>
      <w:ins w:id="565" w:author="Salil Kapur" w:date="2017-04-05T23:16:00Z">
        <w:r>
          <w:rPr>
            <w:rFonts w:ascii="Andale Mono" w:hAnsi="Andale Mono"/>
            <w:noProof/>
            <w:color w:val="000000" w:themeColor="text1"/>
            <w:sz w:val="28"/>
            <w:lang w:eastAsia="en-GB"/>
          </w:rPr>
          <w:drawing>
            <wp:inline distT="0" distB="0" distL="0" distR="0" wp14:anchorId="20578E16" wp14:editId="59F2AFB1">
              <wp:extent cx="2319020" cy="2344833"/>
              <wp:effectExtent l="0" t="0" r="0" b="0"/>
              <wp:docPr id="21" name="Picture 21"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20Codes/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020" cy="2344833"/>
                      </a:xfrm>
                      <a:prstGeom prst="rect">
                        <a:avLst/>
                      </a:prstGeom>
                      <a:noFill/>
                      <a:ln>
                        <a:noFill/>
                      </a:ln>
                    </pic:spPr>
                  </pic:pic>
                </a:graphicData>
              </a:graphic>
            </wp:inline>
          </w:drawing>
        </w:r>
      </w:ins>
      <w:r w:rsidR="00A43534">
        <w:rPr>
          <w:rFonts w:ascii="Andale Mono" w:hAnsi="Andale Mono"/>
          <w:noProof/>
          <w:color w:val="000000" w:themeColor="text1"/>
          <w:sz w:val="28"/>
          <w:lang w:eastAsia="en-GB"/>
        </w:rPr>
        <w:drawing>
          <wp:inline distT="0" distB="0" distL="0" distR="0" wp14:anchorId="2AD66D9E" wp14:editId="5A7AB601">
            <wp:extent cx="2347964" cy="2347964"/>
            <wp:effectExtent l="0" t="0" r="0" b="0"/>
            <wp:docPr id="7" name="Picture 7" descr="Test%20Codes/bright_fa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20Codes/bright_facto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7964" cy="2347964"/>
                    </a:xfrm>
                    <a:prstGeom prst="rect">
                      <a:avLst/>
                    </a:prstGeom>
                    <a:noFill/>
                    <a:ln>
                      <a:noFill/>
                    </a:ln>
                  </pic:spPr>
                </pic:pic>
              </a:graphicData>
            </a:graphic>
          </wp:inline>
        </w:drawing>
      </w:r>
      <w:r w:rsidR="004A6A18">
        <w:rPr>
          <w:rFonts w:ascii="Andale Mono" w:hAnsi="Andale Mono"/>
          <w:color w:val="000000" w:themeColor="text1"/>
          <w:sz w:val="28"/>
          <w:lang w:val="en-US"/>
        </w:rPr>
        <w:t xml:space="preserve"> </w:t>
      </w:r>
      <w:del w:id="566" w:author="Salil Kapur" w:date="2017-04-05T23:16:00Z">
        <w:r w:rsidR="00A43534" w:rsidDel="00044145">
          <w:rPr>
            <w:rFonts w:ascii="Andale Mono" w:hAnsi="Andale Mono"/>
            <w:noProof/>
            <w:color w:val="000000" w:themeColor="text1"/>
            <w:sz w:val="28"/>
            <w:lang w:eastAsia="en-GB"/>
          </w:rPr>
          <w:drawing>
            <wp:inline distT="0" distB="0" distL="0" distR="0" wp14:anchorId="74F69E3C" wp14:editId="6DDCFFDC">
              <wp:extent cx="2319020" cy="2344833"/>
              <wp:effectExtent l="0" t="0" r="0" b="0"/>
              <wp:docPr id="8" name="Picture 8"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20Codes/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020" cy="2344833"/>
                      </a:xfrm>
                      <a:prstGeom prst="rect">
                        <a:avLst/>
                      </a:prstGeom>
                      <a:noFill/>
                      <a:ln>
                        <a:noFill/>
                      </a:ln>
                    </pic:spPr>
                  </pic:pic>
                </a:graphicData>
              </a:graphic>
            </wp:inline>
          </w:drawing>
        </w:r>
      </w:del>
    </w:p>
    <w:p w14:paraId="1986BB15" w14:textId="74014BB3" w:rsidR="00A43534" w:rsidRDefault="00044145" w:rsidP="00DF4253">
      <w:pPr>
        <w:tabs>
          <w:tab w:val="left" w:pos="960"/>
        </w:tabs>
        <w:jc w:val="both"/>
        <w:rPr>
          <w:lang w:val="en-US"/>
        </w:rPr>
        <w:pPrChange w:id="567" w:author="Salil Kapur" w:date="2017-04-05T14:55:00Z">
          <w:pPr>
            <w:tabs>
              <w:tab w:val="left" w:pos="960"/>
            </w:tabs>
            <w:jc w:val="center"/>
          </w:pPr>
        </w:pPrChange>
      </w:pPr>
      <w:ins w:id="568" w:author="Salil Kapur" w:date="2017-04-05T23:16:00Z">
        <w:r>
          <w:rPr>
            <w:lang w:val="en-US"/>
          </w:rPr>
          <w:t>F</w:t>
        </w:r>
      </w:ins>
      <w:del w:id="569" w:author="Salil Kapur" w:date="2017-04-05T23:16:00Z">
        <w:r w:rsidR="00A43534" w:rsidDel="00044145">
          <w:rPr>
            <w:lang w:val="en-US"/>
          </w:rPr>
          <w:delText>f</w:delText>
        </w:r>
      </w:del>
      <w:r w:rsidR="00A43534">
        <w:rPr>
          <w:lang w:val="en-US"/>
        </w:rPr>
        <w:t xml:space="preserve">igure </w:t>
      </w:r>
      <w:del w:id="570" w:author="Salil Kapur" w:date="2017-04-05T23:16:00Z">
        <w:r w:rsidR="00A43534" w:rsidDel="00044145">
          <w:rPr>
            <w:lang w:val="en-US"/>
          </w:rPr>
          <w:delText>1.</w:delText>
        </w:r>
      </w:del>
      <w:r w:rsidR="00A43534">
        <w:rPr>
          <w:lang w:val="en-US"/>
        </w:rPr>
        <w:t xml:space="preserve">5 </w:t>
      </w:r>
      <w:r w:rsidR="00A43534" w:rsidRPr="00DD1EA7">
        <w:rPr>
          <w:sz w:val="22"/>
          <w:lang w:val="en-US"/>
        </w:rPr>
        <w:t xml:space="preserve">This figure shows the increase in the brightness of the image. </w:t>
      </w:r>
      <w:del w:id="571" w:author="Salil Kapur" w:date="2017-04-05T23:17:00Z">
        <w:r w:rsidR="00A43534" w:rsidRPr="00DD1EA7" w:rsidDel="00044145">
          <w:rPr>
            <w:sz w:val="22"/>
            <w:lang w:val="en-US"/>
          </w:rPr>
          <w:delText xml:space="preserve">Right </w:delText>
        </w:r>
      </w:del>
      <w:ins w:id="572" w:author="Salil Kapur" w:date="2017-04-05T23:17:00Z">
        <w:r>
          <w:rPr>
            <w:sz w:val="22"/>
            <w:lang w:val="en-US"/>
          </w:rPr>
          <w:t>Left</w:t>
        </w:r>
        <w:r w:rsidRPr="00DD1EA7">
          <w:rPr>
            <w:sz w:val="22"/>
            <w:lang w:val="en-US"/>
          </w:rPr>
          <w:t xml:space="preserve"> </w:t>
        </w:r>
      </w:ins>
      <w:r w:rsidR="00A43534" w:rsidRPr="00DD1EA7">
        <w:rPr>
          <w:sz w:val="22"/>
          <w:lang w:val="en-US"/>
        </w:rPr>
        <w:t xml:space="preserve">image is the original picture and </w:t>
      </w:r>
      <w:del w:id="573" w:author="Salil Kapur" w:date="2017-04-05T23:17:00Z">
        <w:r w:rsidR="00A43534" w:rsidRPr="00DD1EA7" w:rsidDel="00044145">
          <w:rPr>
            <w:sz w:val="22"/>
            <w:lang w:val="en-US"/>
          </w:rPr>
          <w:delText xml:space="preserve">left </w:delText>
        </w:r>
      </w:del>
      <w:ins w:id="574" w:author="Salil Kapur" w:date="2017-04-05T23:17:00Z">
        <w:r>
          <w:rPr>
            <w:sz w:val="22"/>
            <w:lang w:val="en-US"/>
          </w:rPr>
          <w:t xml:space="preserve">the image on the </w:t>
        </w:r>
      </w:ins>
      <w:ins w:id="575" w:author="Salil Kapur" w:date="2017-04-05T23:22:00Z">
        <w:r>
          <w:rPr>
            <w:sz w:val="22"/>
            <w:lang w:val="en-US"/>
          </w:rPr>
          <w:t>right</w:t>
        </w:r>
      </w:ins>
      <w:ins w:id="576" w:author="Salil Kapur" w:date="2017-04-05T23:17:00Z">
        <w:r w:rsidRPr="00DD1EA7">
          <w:rPr>
            <w:sz w:val="22"/>
            <w:lang w:val="en-US"/>
          </w:rPr>
          <w:t xml:space="preserve"> </w:t>
        </w:r>
      </w:ins>
      <w:del w:id="577" w:author="Salil Kapur" w:date="2017-04-05T23:22:00Z">
        <w:r w:rsidR="00A43534" w:rsidRPr="00DD1EA7" w:rsidDel="00044145">
          <w:rPr>
            <w:sz w:val="22"/>
            <w:lang w:val="en-US"/>
          </w:rPr>
          <w:delText xml:space="preserve">picture </w:delText>
        </w:r>
      </w:del>
      <w:r w:rsidR="00A43534" w:rsidRPr="00DD1EA7">
        <w:rPr>
          <w:sz w:val="22"/>
          <w:lang w:val="en-US"/>
        </w:rPr>
        <w:t>is the enhanced image</w:t>
      </w:r>
      <w:r w:rsidR="00DD1EA7">
        <w:rPr>
          <w:sz w:val="22"/>
          <w:lang w:val="en-US"/>
        </w:rPr>
        <w:t>.</w:t>
      </w:r>
    </w:p>
    <w:p w14:paraId="4D3A7137" w14:textId="3FC59A92" w:rsidR="005F2D08" w:rsidRDefault="00812805" w:rsidP="00DF4253">
      <w:pPr>
        <w:tabs>
          <w:tab w:val="left" w:pos="1942"/>
        </w:tabs>
        <w:jc w:val="both"/>
        <w:rPr>
          <w:lang w:val="en-US"/>
        </w:rPr>
        <w:pPrChange w:id="578" w:author="Salil Kapur" w:date="2017-04-05T14:55:00Z">
          <w:pPr>
            <w:tabs>
              <w:tab w:val="left" w:pos="1942"/>
            </w:tabs>
          </w:pPr>
        </w:pPrChange>
      </w:pPr>
      <w:r>
        <w:rPr>
          <w:lang w:val="en-US"/>
        </w:rPr>
        <w:tab/>
      </w:r>
    </w:p>
    <w:p w14:paraId="56163920" w14:textId="4C6CDC49" w:rsidR="005F2D08" w:rsidRDefault="005F2D08" w:rsidP="00DF4253">
      <w:pPr>
        <w:pStyle w:val="ListParagraph"/>
        <w:numPr>
          <w:ilvl w:val="0"/>
          <w:numId w:val="3"/>
        </w:numPr>
        <w:tabs>
          <w:tab w:val="left" w:pos="960"/>
        </w:tabs>
        <w:jc w:val="both"/>
        <w:rPr>
          <w:lang w:val="en-US"/>
        </w:rPr>
        <w:pPrChange w:id="579" w:author="Salil Kapur" w:date="2017-04-05T14:55:00Z">
          <w:pPr>
            <w:pStyle w:val="ListParagraph"/>
            <w:numPr>
              <w:numId w:val="3"/>
            </w:numPr>
            <w:tabs>
              <w:tab w:val="left" w:pos="960"/>
            </w:tabs>
            <w:ind w:hanging="360"/>
          </w:pPr>
        </w:pPrChange>
      </w:pPr>
      <w:r>
        <w:rPr>
          <w:lang w:val="en-US"/>
        </w:rPr>
        <w:t>Change Contrast of the image:</w:t>
      </w:r>
    </w:p>
    <w:p w14:paraId="139EC15E" w14:textId="77777777" w:rsidR="005F2D08" w:rsidRDefault="005F2D08" w:rsidP="00DF4253">
      <w:pPr>
        <w:pStyle w:val="ListParagraph"/>
        <w:tabs>
          <w:tab w:val="left" w:pos="960"/>
        </w:tabs>
        <w:jc w:val="both"/>
        <w:rPr>
          <w:lang w:val="en-US"/>
        </w:rPr>
        <w:pPrChange w:id="580" w:author="Salil Kapur" w:date="2017-04-05T14:55:00Z">
          <w:pPr>
            <w:pStyle w:val="ListParagraph"/>
            <w:tabs>
              <w:tab w:val="left" w:pos="960"/>
            </w:tabs>
          </w:pPr>
        </w:pPrChange>
      </w:pPr>
    </w:p>
    <w:p w14:paraId="6752DE8D" w14:textId="70C203D7" w:rsidR="005F2D08" w:rsidRPr="005F2D08" w:rsidRDefault="005F2D0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58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Menlo" w:hAnsi="Menlo" w:cs="Menlo"/>
          <w:color w:val="000000"/>
          <w:sz w:val="22"/>
          <w:szCs w:val="22"/>
        </w:rPr>
        <w:tab/>
      </w:r>
      <w:ins w:id="582" w:author="Salil Kapur" w:date="2017-04-05T23:22:00Z">
        <w:r w:rsidR="00044145">
          <w:rPr>
            <w:rFonts w:ascii="Andale Mono" w:hAnsi="Andale Mono" w:cs="Menlo"/>
            <w:color w:val="000000"/>
            <w:szCs w:val="22"/>
          </w:rPr>
          <w:t xml:space="preserve"> </w:t>
        </w:r>
      </w:ins>
      <w:del w:id="583" w:author="Salil Kapur" w:date="2017-04-05T23:22:00Z">
        <w:r w:rsidDel="00044145">
          <w:rPr>
            <w:rFonts w:ascii="Menlo" w:hAnsi="Menlo" w:cs="Menlo"/>
            <w:color w:val="000000"/>
            <w:sz w:val="22"/>
            <w:szCs w:val="22"/>
          </w:rPr>
          <w:delText xml:space="preserve"> </w:delText>
        </w:r>
        <w:r w:rsidRPr="005F2D08" w:rsidDel="00044145">
          <w:rPr>
            <w:rFonts w:ascii="Andale Mono" w:hAnsi="Andale Mono" w:cs="Menlo"/>
            <w:color w:val="000000"/>
            <w:szCs w:val="22"/>
          </w:rPr>
          <w:delText xml:space="preserve">&gt;&gt;&gt; </w:delText>
        </w:r>
      </w:del>
      <w:r w:rsidRPr="005F2D08">
        <w:rPr>
          <w:rFonts w:ascii="Andale Mono" w:hAnsi="Andale Mono" w:cs="Menlo"/>
          <w:color w:val="000000"/>
          <w:szCs w:val="22"/>
        </w:rPr>
        <w:t xml:space="preserve">enhancer = </w:t>
      </w:r>
      <w:proofErr w:type="spellStart"/>
      <w:r w:rsidRPr="005F2D08">
        <w:rPr>
          <w:rFonts w:ascii="Andale Mono" w:hAnsi="Andale Mono" w:cs="Menlo"/>
          <w:color w:val="000000"/>
          <w:szCs w:val="22"/>
        </w:rPr>
        <w:t>ImageEnhance.Contrast</w:t>
      </w:r>
      <w:proofErr w:type="spellEnd"/>
      <w:r w:rsidRPr="005F2D08">
        <w:rPr>
          <w:rFonts w:ascii="Andale Mono" w:hAnsi="Andale Mono" w:cs="Menlo"/>
          <w:color w:val="000000"/>
          <w:szCs w:val="22"/>
        </w:rPr>
        <w:t>(</w:t>
      </w:r>
      <w:proofErr w:type="spellStart"/>
      <w:r w:rsidRPr="005F2D08">
        <w:rPr>
          <w:rFonts w:ascii="Andale Mono" w:hAnsi="Andale Mono" w:cs="Menlo"/>
          <w:color w:val="000000"/>
          <w:szCs w:val="22"/>
        </w:rPr>
        <w:t>img</w:t>
      </w:r>
      <w:proofErr w:type="spellEnd"/>
      <w:r w:rsidRPr="005F2D08">
        <w:rPr>
          <w:rFonts w:ascii="Andale Mono" w:hAnsi="Andale Mono" w:cs="Menlo"/>
          <w:color w:val="000000"/>
          <w:szCs w:val="22"/>
        </w:rPr>
        <w:t>)</w:t>
      </w:r>
    </w:p>
    <w:p w14:paraId="074BABA6" w14:textId="7130A5C8" w:rsidR="005F2D08" w:rsidRDefault="005F2D08" w:rsidP="00DF4253">
      <w:pPr>
        <w:pStyle w:val="ListParagraph"/>
        <w:tabs>
          <w:tab w:val="left" w:pos="960"/>
        </w:tabs>
        <w:jc w:val="both"/>
        <w:rPr>
          <w:rFonts w:ascii="Andale Mono" w:hAnsi="Andale Mono" w:cs="Menlo"/>
          <w:color w:val="000000"/>
          <w:szCs w:val="22"/>
        </w:rPr>
        <w:pPrChange w:id="584" w:author="Salil Kapur" w:date="2017-04-05T14:55:00Z">
          <w:pPr>
            <w:pStyle w:val="ListParagraph"/>
            <w:tabs>
              <w:tab w:val="left" w:pos="960"/>
            </w:tabs>
          </w:pPr>
        </w:pPrChange>
      </w:pPr>
      <w:del w:id="585" w:author="Salil Kapur" w:date="2017-04-05T23:22:00Z">
        <w:r w:rsidRPr="005F2D08" w:rsidDel="00044145">
          <w:rPr>
            <w:rFonts w:ascii="Andale Mono" w:hAnsi="Andale Mono" w:cs="Menlo"/>
            <w:color w:val="000000"/>
            <w:szCs w:val="22"/>
          </w:rPr>
          <w:delText xml:space="preserve">&gt;&gt;&gt; </w:delText>
        </w:r>
      </w:del>
      <w:proofErr w:type="spellStart"/>
      <w:proofErr w:type="gramStart"/>
      <w:r w:rsidRPr="005F2D08">
        <w:rPr>
          <w:rFonts w:ascii="Andale Mono" w:hAnsi="Andale Mono" w:cs="Menlo"/>
          <w:color w:val="000000"/>
          <w:szCs w:val="22"/>
        </w:rPr>
        <w:t>enhancer.enhance</w:t>
      </w:r>
      <w:proofErr w:type="spellEnd"/>
      <w:proofErr w:type="gramEnd"/>
      <w:r w:rsidRPr="005F2D08">
        <w:rPr>
          <w:rFonts w:ascii="Andale Mono" w:hAnsi="Andale Mono" w:cs="Menlo"/>
          <w:color w:val="000000"/>
          <w:szCs w:val="22"/>
        </w:rPr>
        <w:t>(2).show()</w:t>
      </w:r>
    </w:p>
    <w:p w14:paraId="3A2FE1A0" w14:textId="77777777" w:rsidR="005F2D08" w:rsidRDefault="005F2D08" w:rsidP="00DF4253">
      <w:pPr>
        <w:pStyle w:val="ListParagraph"/>
        <w:tabs>
          <w:tab w:val="left" w:pos="960"/>
        </w:tabs>
        <w:jc w:val="both"/>
        <w:rPr>
          <w:rFonts w:ascii="Andale Mono" w:hAnsi="Andale Mono" w:cs="Menlo"/>
          <w:color w:val="000000"/>
          <w:szCs w:val="22"/>
        </w:rPr>
        <w:pPrChange w:id="586" w:author="Salil Kapur" w:date="2017-04-05T14:55:00Z">
          <w:pPr>
            <w:pStyle w:val="ListParagraph"/>
            <w:tabs>
              <w:tab w:val="left" w:pos="960"/>
            </w:tabs>
          </w:pPr>
        </w:pPrChange>
      </w:pPr>
    </w:p>
    <w:p w14:paraId="1E3063B7" w14:textId="5072A8BE" w:rsidR="00812805" w:rsidRDefault="00812805" w:rsidP="00DF4253">
      <w:pPr>
        <w:pStyle w:val="ListParagraph"/>
        <w:tabs>
          <w:tab w:val="left" w:pos="960"/>
        </w:tabs>
        <w:jc w:val="both"/>
        <w:rPr>
          <w:rFonts w:cs="Menlo"/>
          <w:color w:val="000000"/>
          <w:szCs w:val="22"/>
        </w:rPr>
        <w:pPrChange w:id="587" w:author="Salil Kapur" w:date="2017-04-05T14:55:00Z">
          <w:pPr>
            <w:pStyle w:val="ListParagraph"/>
            <w:tabs>
              <w:tab w:val="left" w:pos="960"/>
            </w:tabs>
          </w:pPr>
        </w:pPrChange>
      </w:pPr>
      <w:r>
        <w:rPr>
          <w:rFonts w:cs="Menlo"/>
          <w:color w:val="000000"/>
          <w:szCs w:val="22"/>
        </w:rPr>
        <w:t>Aga</w:t>
      </w:r>
      <w:r w:rsidR="00026A88">
        <w:rPr>
          <w:rFonts w:cs="Menlo"/>
          <w:color w:val="000000"/>
          <w:szCs w:val="22"/>
        </w:rPr>
        <w:t>in the enhance function takes a</w:t>
      </w:r>
      <w:r>
        <w:rPr>
          <w:rFonts w:cs="Menlo"/>
          <w:color w:val="000000"/>
          <w:szCs w:val="22"/>
        </w:rPr>
        <w:t xml:space="preserve"> float argument. Factor equal to 1 will give you the original image</w:t>
      </w:r>
      <w:ins w:id="588" w:author="Salil Kapur" w:date="2017-04-05T23:26:00Z">
        <w:r w:rsidR="003D2D9B">
          <w:rPr>
            <w:rFonts w:cs="Menlo"/>
            <w:color w:val="000000"/>
            <w:szCs w:val="22"/>
          </w:rPr>
          <w:t xml:space="preserve"> and factor value less than 1 will decrease the contrast and greater than 1 will increase the contrast.</w:t>
        </w:r>
      </w:ins>
      <w:del w:id="589" w:author="Salil Kapur" w:date="2017-04-05T23:26:00Z">
        <w:r w:rsidDel="003D2D9B">
          <w:rPr>
            <w:rFonts w:cs="Menlo"/>
            <w:color w:val="000000"/>
            <w:szCs w:val="22"/>
          </w:rPr>
          <w:delText>.</w:delText>
        </w:r>
      </w:del>
    </w:p>
    <w:p w14:paraId="3F4E5E5D" w14:textId="77777777" w:rsidR="00026A88" w:rsidRDefault="00026A88" w:rsidP="00DF4253">
      <w:pPr>
        <w:pStyle w:val="ListParagraph"/>
        <w:tabs>
          <w:tab w:val="left" w:pos="960"/>
        </w:tabs>
        <w:jc w:val="both"/>
        <w:rPr>
          <w:rFonts w:cs="Menlo"/>
          <w:color w:val="000000"/>
          <w:szCs w:val="22"/>
        </w:rPr>
        <w:pPrChange w:id="590" w:author="Salil Kapur" w:date="2017-04-05T14:55:00Z">
          <w:pPr>
            <w:pStyle w:val="ListParagraph"/>
            <w:tabs>
              <w:tab w:val="left" w:pos="960"/>
            </w:tabs>
          </w:pPr>
        </w:pPrChange>
      </w:pPr>
    </w:p>
    <w:p w14:paraId="59EF7DA2" w14:textId="755461A7" w:rsidR="005F2D08" w:rsidRPr="001B7EC3" w:rsidRDefault="001B7EC3" w:rsidP="00DF4253">
      <w:pPr>
        <w:tabs>
          <w:tab w:val="left" w:pos="960"/>
        </w:tabs>
        <w:jc w:val="both"/>
        <w:rPr>
          <w:sz w:val="28"/>
          <w:lang w:val="en-US"/>
        </w:rPr>
        <w:pPrChange w:id="591" w:author="Salil Kapur" w:date="2017-04-05T14:55:00Z">
          <w:pPr>
            <w:tabs>
              <w:tab w:val="left" w:pos="960"/>
            </w:tabs>
          </w:pPr>
        </w:pPrChange>
      </w:pPr>
      <w:r>
        <w:rPr>
          <w:sz w:val="28"/>
          <w:lang w:val="en-US"/>
        </w:rPr>
        <w:lastRenderedPageBreak/>
        <w:tab/>
      </w:r>
      <w:ins w:id="592" w:author="Salil Kapur" w:date="2017-04-05T23:23:00Z">
        <w:r w:rsidR="0053125A">
          <w:rPr>
            <w:noProof/>
            <w:lang w:eastAsia="en-GB"/>
          </w:rPr>
          <w:drawing>
            <wp:inline distT="0" distB="0" distL="0" distR="0" wp14:anchorId="4133412C" wp14:editId="6658186A">
              <wp:extent cx="2286925" cy="2258813"/>
              <wp:effectExtent l="0" t="0" r="0" b="1905"/>
              <wp:docPr id="22" name="Picture 22"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20Codes/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4197" cy="2305504"/>
                      </a:xfrm>
                      <a:prstGeom prst="rect">
                        <a:avLst/>
                      </a:prstGeom>
                      <a:noFill/>
                      <a:ln>
                        <a:noFill/>
                      </a:ln>
                    </pic:spPr>
                  </pic:pic>
                </a:graphicData>
              </a:graphic>
            </wp:inline>
          </w:drawing>
        </w:r>
      </w:ins>
      <w:r w:rsidR="00812805">
        <w:rPr>
          <w:rFonts w:cs="Menlo"/>
          <w:noProof/>
          <w:color w:val="000000"/>
          <w:szCs w:val="22"/>
          <w:lang w:eastAsia="en-GB"/>
        </w:rPr>
        <w:drawing>
          <wp:inline distT="0" distB="0" distL="0" distR="0" wp14:anchorId="26D329CD" wp14:editId="2EA4ACF5">
            <wp:extent cx="2255771" cy="2255771"/>
            <wp:effectExtent l="0" t="0" r="5080" b="5080"/>
            <wp:docPr id="9" name="Picture 9" descr="Test%20Codes/contrast_fac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20Codes/contrast_factor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294" cy="2286294"/>
                    </a:xfrm>
                    <a:prstGeom prst="rect">
                      <a:avLst/>
                    </a:prstGeom>
                    <a:noFill/>
                    <a:ln>
                      <a:noFill/>
                    </a:ln>
                  </pic:spPr>
                </pic:pic>
              </a:graphicData>
            </a:graphic>
          </wp:inline>
        </w:drawing>
      </w:r>
      <w:r w:rsidR="004921D0">
        <w:rPr>
          <w:sz w:val="28"/>
          <w:lang w:val="en-US"/>
        </w:rPr>
        <w:t xml:space="preserve"> </w:t>
      </w:r>
      <w:r w:rsidR="00241FEF">
        <w:rPr>
          <w:sz w:val="28"/>
          <w:lang w:val="en-US"/>
        </w:rPr>
        <w:t xml:space="preserve"> </w:t>
      </w:r>
      <w:del w:id="593" w:author="Salil Kapur" w:date="2017-04-05T23:23:00Z">
        <w:r w:rsidR="00812805" w:rsidDel="0053125A">
          <w:rPr>
            <w:noProof/>
            <w:lang w:eastAsia="en-GB"/>
          </w:rPr>
          <w:drawing>
            <wp:inline distT="0" distB="0" distL="0" distR="0" wp14:anchorId="0D4409CF" wp14:editId="17CC1FBC">
              <wp:extent cx="2286925" cy="2258813"/>
              <wp:effectExtent l="0" t="0" r="0" b="1905"/>
              <wp:docPr id="10" name="Picture 10" descr="Test%20Cod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20Codes/im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4197" cy="2305504"/>
                      </a:xfrm>
                      <a:prstGeom prst="rect">
                        <a:avLst/>
                      </a:prstGeom>
                      <a:noFill/>
                      <a:ln>
                        <a:noFill/>
                      </a:ln>
                    </pic:spPr>
                  </pic:pic>
                </a:graphicData>
              </a:graphic>
            </wp:inline>
          </w:drawing>
        </w:r>
      </w:del>
    </w:p>
    <w:p w14:paraId="785A0FC1" w14:textId="58D4AF14" w:rsidR="00812805" w:rsidRDefault="0053125A" w:rsidP="00DF4253">
      <w:pPr>
        <w:tabs>
          <w:tab w:val="left" w:pos="960"/>
        </w:tabs>
        <w:jc w:val="both"/>
        <w:rPr>
          <w:lang w:val="en-US"/>
        </w:rPr>
        <w:pPrChange w:id="594" w:author="Salil Kapur" w:date="2017-04-05T14:55:00Z">
          <w:pPr>
            <w:tabs>
              <w:tab w:val="left" w:pos="960"/>
            </w:tabs>
            <w:jc w:val="center"/>
          </w:pPr>
        </w:pPrChange>
      </w:pPr>
      <w:ins w:id="595" w:author="Salil Kapur" w:date="2017-04-05T23:23:00Z">
        <w:r>
          <w:rPr>
            <w:lang w:val="en-US"/>
          </w:rPr>
          <w:t>F</w:t>
        </w:r>
      </w:ins>
      <w:del w:id="596" w:author="Salil Kapur" w:date="2017-04-05T23:23:00Z">
        <w:r w:rsidR="00812805" w:rsidDel="0053125A">
          <w:rPr>
            <w:lang w:val="en-US"/>
          </w:rPr>
          <w:delText>f</w:delText>
        </w:r>
      </w:del>
      <w:r w:rsidR="00812805">
        <w:rPr>
          <w:lang w:val="en-US"/>
        </w:rPr>
        <w:t>igure</w:t>
      </w:r>
      <w:ins w:id="597" w:author="Salil Kapur" w:date="2017-04-05T23:23:00Z">
        <w:r>
          <w:rPr>
            <w:lang w:val="en-US"/>
          </w:rPr>
          <w:t xml:space="preserve"> </w:t>
        </w:r>
      </w:ins>
      <w:del w:id="598" w:author="Salil Kapur" w:date="2017-04-05T23:23:00Z">
        <w:r w:rsidR="00812805" w:rsidDel="0053125A">
          <w:rPr>
            <w:lang w:val="en-US"/>
          </w:rPr>
          <w:delText xml:space="preserve"> 1.</w:delText>
        </w:r>
      </w:del>
      <w:r w:rsidR="00812805">
        <w:rPr>
          <w:lang w:val="en-US"/>
        </w:rPr>
        <w:t xml:space="preserve">6 </w:t>
      </w:r>
      <w:r w:rsidR="00812805" w:rsidRPr="00DD1EA7">
        <w:rPr>
          <w:sz w:val="22"/>
          <w:lang w:val="en-US"/>
        </w:rPr>
        <w:t xml:space="preserve">This figure shows the change in the contrast of the image. </w:t>
      </w:r>
      <w:del w:id="599" w:author="Salil Kapur" w:date="2017-04-05T23:29:00Z">
        <w:r w:rsidR="00812805" w:rsidRPr="00DD1EA7" w:rsidDel="003D2D9B">
          <w:rPr>
            <w:sz w:val="22"/>
            <w:lang w:val="en-US"/>
          </w:rPr>
          <w:delText xml:space="preserve">Right </w:delText>
        </w:r>
      </w:del>
      <w:ins w:id="600" w:author="Salil Kapur" w:date="2017-04-05T23:29:00Z">
        <w:r w:rsidR="003D2D9B">
          <w:rPr>
            <w:sz w:val="22"/>
            <w:lang w:val="en-US"/>
          </w:rPr>
          <w:t>Left</w:t>
        </w:r>
        <w:r w:rsidR="003D2D9B" w:rsidRPr="00DD1EA7">
          <w:rPr>
            <w:sz w:val="22"/>
            <w:lang w:val="en-US"/>
          </w:rPr>
          <w:t xml:space="preserve"> </w:t>
        </w:r>
      </w:ins>
      <w:r w:rsidR="00812805" w:rsidRPr="00DD1EA7">
        <w:rPr>
          <w:sz w:val="22"/>
          <w:lang w:val="en-US"/>
        </w:rPr>
        <w:t xml:space="preserve">image is the original picture and </w:t>
      </w:r>
      <w:del w:id="601" w:author="Salil Kapur" w:date="2017-04-05T23:29:00Z">
        <w:r w:rsidR="00812805" w:rsidRPr="00DD1EA7" w:rsidDel="003D2D9B">
          <w:rPr>
            <w:sz w:val="22"/>
            <w:lang w:val="en-US"/>
          </w:rPr>
          <w:delText xml:space="preserve">left </w:delText>
        </w:r>
      </w:del>
      <w:ins w:id="602" w:author="Salil Kapur" w:date="2017-04-05T23:29:00Z">
        <w:r w:rsidR="003D2D9B">
          <w:rPr>
            <w:sz w:val="22"/>
            <w:lang w:val="en-US"/>
          </w:rPr>
          <w:t xml:space="preserve">the image on the right </w:t>
        </w:r>
      </w:ins>
      <w:del w:id="603" w:author="Salil Kapur" w:date="2017-04-05T23:29:00Z">
        <w:r w:rsidR="00812805" w:rsidRPr="00DD1EA7" w:rsidDel="003D2D9B">
          <w:rPr>
            <w:sz w:val="22"/>
            <w:lang w:val="en-US"/>
          </w:rPr>
          <w:delText xml:space="preserve">picture </w:delText>
        </w:r>
      </w:del>
      <w:r w:rsidR="00812805" w:rsidRPr="00DD1EA7">
        <w:rPr>
          <w:sz w:val="22"/>
          <w:lang w:val="en-US"/>
        </w:rPr>
        <w:t>is the enhanced image</w:t>
      </w:r>
      <w:r w:rsidR="00DD1EA7">
        <w:rPr>
          <w:sz w:val="22"/>
          <w:lang w:val="en-US"/>
        </w:rPr>
        <w:t>.</w:t>
      </w:r>
    </w:p>
    <w:p w14:paraId="52E3DFF4" w14:textId="77777777" w:rsidR="00225518" w:rsidRDefault="00225518" w:rsidP="00DF4253">
      <w:pPr>
        <w:tabs>
          <w:tab w:val="left" w:pos="960"/>
        </w:tabs>
        <w:jc w:val="both"/>
        <w:rPr>
          <w:lang w:val="en-US"/>
        </w:rPr>
        <w:pPrChange w:id="604" w:author="Salil Kapur" w:date="2017-04-05T14:55:00Z">
          <w:pPr>
            <w:tabs>
              <w:tab w:val="left" w:pos="960"/>
            </w:tabs>
          </w:pPr>
        </w:pPrChange>
      </w:pPr>
    </w:p>
    <w:p w14:paraId="52FD8838" w14:textId="77777777" w:rsidR="002C74DB" w:rsidRDefault="002C74DB" w:rsidP="00DF4253">
      <w:pPr>
        <w:tabs>
          <w:tab w:val="left" w:pos="960"/>
        </w:tabs>
        <w:jc w:val="both"/>
        <w:outlineLvl w:val="0"/>
        <w:rPr>
          <w:ins w:id="605" w:author="Salil Kapur" w:date="2017-04-05T23:35:00Z"/>
          <w:b/>
          <w:lang w:val="en-US"/>
        </w:rPr>
        <w:pPrChange w:id="606" w:author="Salil Kapur" w:date="2017-04-05T14:55:00Z">
          <w:pPr>
            <w:tabs>
              <w:tab w:val="left" w:pos="960"/>
            </w:tabs>
            <w:outlineLvl w:val="0"/>
          </w:pPr>
        </w:pPrChange>
      </w:pPr>
    </w:p>
    <w:p w14:paraId="765E5F89" w14:textId="6648FD45" w:rsidR="0043470B" w:rsidRDefault="0043470B" w:rsidP="00DF4253">
      <w:pPr>
        <w:tabs>
          <w:tab w:val="left" w:pos="960"/>
        </w:tabs>
        <w:jc w:val="both"/>
        <w:outlineLvl w:val="0"/>
        <w:rPr>
          <w:b/>
          <w:lang w:val="en-US"/>
        </w:rPr>
        <w:pPrChange w:id="607" w:author="Salil Kapur" w:date="2017-04-05T14:55:00Z">
          <w:pPr>
            <w:tabs>
              <w:tab w:val="left" w:pos="960"/>
            </w:tabs>
            <w:outlineLvl w:val="0"/>
          </w:pPr>
        </w:pPrChange>
      </w:pPr>
      <w:del w:id="608" w:author="Salil Kapur" w:date="2017-04-06T15:40:00Z">
        <w:r w:rsidDel="00EA0B5E">
          <w:rPr>
            <w:b/>
            <w:lang w:val="en-US"/>
          </w:rPr>
          <w:delText>Pixel Access Class</w:delText>
        </w:r>
      </w:del>
      <w:ins w:id="609" w:author="Salil Kapur" w:date="2017-04-06T15:40:00Z">
        <w:r w:rsidR="00EA0B5E">
          <w:rPr>
            <w:b/>
            <w:lang w:val="en-US"/>
          </w:rPr>
          <w:t>Accessing pixels of an image</w:t>
        </w:r>
      </w:ins>
    </w:p>
    <w:p w14:paraId="651C336C" w14:textId="77777777" w:rsidR="0043470B" w:rsidRDefault="0043470B" w:rsidP="00DF4253">
      <w:pPr>
        <w:tabs>
          <w:tab w:val="left" w:pos="960"/>
        </w:tabs>
        <w:jc w:val="both"/>
        <w:rPr>
          <w:b/>
          <w:lang w:val="en-US"/>
        </w:rPr>
        <w:pPrChange w:id="610" w:author="Salil Kapur" w:date="2017-04-05T14:55:00Z">
          <w:pPr>
            <w:tabs>
              <w:tab w:val="left" w:pos="960"/>
            </w:tabs>
          </w:pPr>
        </w:pPrChange>
      </w:pPr>
    </w:p>
    <w:p w14:paraId="08C237CA" w14:textId="56C703FB" w:rsidR="0043470B" w:rsidRDefault="007B2AB2" w:rsidP="00DF4253">
      <w:pPr>
        <w:tabs>
          <w:tab w:val="left" w:pos="960"/>
        </w:tabs>
        <w:jc w:val="both"/>
        <w:rPr>
          <w:lang w:val="en-US"/>
        </w:rPr>
        <w:pPrChange w:id="611" w:author="Salil Kapur" w:date="2017-04-05T14:55:00Z">
          <w:pPr>
            <w:tabs>
              <w:tab w:val="left" w:pos="960"/>
            </w:tabs>
          </w:pPr>
        </w:pPrChange>
      </w:pPr>
      <w:ins w:id="612" w:author="Salil Kapur" w:date="2017-04-06T15:42:00Z">
        <w:r>
          <w:rPr>
            <w:lang w:val="en-US"/>
          </w:rPr>
          <w:t xml:space="preserve">Sometimes there is a need to access individual pixels </w:t>
        </w:r>
        <w:r w:rsidR="00FB0051">
          <w:rPr>
            <w:lang w:val="en-US"/>
          </w:rPr>
          <w:t xml:space="preserve">for performing </w:t>
        </w:r>
      </w:ins>
      <w:ins w:id="613" w:author="Salil Kapur" w:date="2017-04-06T15:46:00Z">
        <w:r w:rsidR="00FB0051">
          <w:rPr>
            <w:lang w:val="en-US"/>
          </w:rPr>
          <w:t>tasks like thresholding</w:t>
        </w:r>
      </w:ins>
      <w:ins w:id="614" w:author="Salil Kapur" w:date="2017-04-06T15:47:00Z">
        <w:r w:rsidR="00FB0051">
          <w:rPr>
            <w:lang w:val="en-US"/>
          </w:rPr>
          <w:t xml:space="preserve"> (will be covered later in the book)</w:t>
        </w:r>
      </w:ins>
      <w:ins w:id="615" w:author="Salil Kapur" w:date="2017-04-06T15:46:00Z">
        <w:r w:rsidR="00FB0051">
          <w:rPr>
            <w:lang w:val="en-US"/>
          </w:rPr>
          <w:t xml:space="preserve">. </w:t>
        </w:r>
      </w:ins>
      <w:r w:rsidR="0043470B">
        <w:rPr>
          <w:lang w:val="en-US"/>
        </w:rPr>
        <w:t xml:space="preserve">Pillow </w:t>
      </w:r>
      <w:del w:id="616" w:author="Salil Kapur" w:date="2017-04-06T15:47:00Z">
        <w:r w:rsidR="0043470B" w:rsidDel="00FB0051">
          <w:rPr>
            <w:lang w:val="en-US"/>
          </w:rPr>
          <w:delText>library also has</w:delText>
        </w:r>
      </w:del>
      <w:ins w:id="617" w:author="Salil Kapur" w:date="2017-04-06T15:47:00Z">
        <w:r w:rsidR="00FB0051">
          <w:rPr>
            <w:lang w:val="en-US"/>
          </w:rPr>
          <w:t>provides</w:t>
        </w:r>
      </w:ins>
      <w:r w:rsidR="0043470B">
        <w:rPr>
          <w:lang w:val="en-US"/>
        </w:rPr>
        <w:t xml:space="preserve"> a </w:t>
      </w:r>
      <w:proofErr w:type="spellStart"/>
      <w:r w:rsidR="0043470B">
        <w:rPr>
          <w:lang w:val="en-US"/>
        </w:rPr>
        <w:t>PixelAccess</w:t>
      </w:r>
      <w:proofErr w:type="spellEnd"/>
      <w:r w:rsidR="0043470B">
        <w:rPr>
          <w:lang w:val="en-US"/>
        </w:rPr>
        <w:t xml:space="preserve"> </w:t>
      </w:r>
      <w:del w:id="618" w:author="Salil Kapur" w:date="2017-04-06T15:50:00Z">
        <w:r w:rsidR="0043470B" w:rsidDel="00FB0051">
          <w:rPr>
            <w:lang w:val="en-US"/>
          </w:rPr>
          <w:delText xml:space="preserve">module </w:delText>
        </w:r>
      </w:del>
      <w:ins w:id="619" w:author="Salil Kapur" w:date="2017-04-06T15:50:00Z">
        <w:r w:rsidR="00FB0051">
          <w:rPr>
            <w:lang w:val="en-US"/>
          </w:rPr>
          <w:t>class</w:t>
        </w:r>
        <w:r w:rsidR="00FB0051">
          <w:rPr>
            <w:lang w:val="en-US"/>
          </w:rPr>
          <w:t xml:space="preserve"> </w:t>
        </w:r>
      </w:ins>
      <w:del w:id="620" w:author="Salil Kapur" w:date="2017-04-06T15:50:00Z">
        <w:r w:rsidR="0043470B" w:rsidDel="00FB0051">
          <w:rPr>
            <w:lang w:val="en-US"/>
          </w:rPr>
          <w:delText xml:space="preserve">which </w:delText>
        </w:r>
      </w:del>
      <w:ins w:id="621" w:author="Salil Kapur" w:date="2017-04-06T15:50:00Z">
        <w:r w:rsidR="00FB0051">
          <w:rPr>
            <w:lang w:val="en-US"/>
          </w:rPr>
          <w:t>w</w:t>
        </w:r>
        <w:r w:rsidR="00FB0051">
          <w:rPr>
            <w:lang w:val="en-US"/>
          </w:rPr>
          <w:t>ith</w:t>
        </w:r>
        <w:r w:rsidR="00FB0051">
          <w:rPr>
            <w:lang w:val="en-US"/>
          </w:rPr>
          <w:t xml:space="preserve"> </w:t>
        </w:r>
      </w:ins>
      <w:del w:id="622" w:author="Salil Kapur" w:date="2017-04-06T15:50:00Z">
        <w:r w:rsidR="0043470B" w:rsidDel="00FB0051">
          <w:rPr>
            <w:lang w:val="en-US"/>
          </w:rPr>
          <w:delText xml:space="preserve">has </w:delText>
        </w:r>
      </w:del>
      <w:r w:rsidR="0043470B">
        <w:rPr>
          <w:lang w:val="en-US"/>
        </w:rPr>
        <w:t xml:space="preserve">functions to manipulate </w:t>
      </w:r>
      <w:ins w:id="623" w:author="Salil Kapur" w:date="2017-04-06T15:50:00Z">
        <w:r w:rsidR="00FB0051">
          <w:rPr>
            <w:lang w:val="en-US"/>
          </w:rPr>
          <w:t xml:space="preserve">image </w:t>
        </w:r>
      </w:ins>
      <w:del w:id="624" w:author="Salil Kapur" w:date="2017-04-06T15:50:00Z">
        <w:r w:rsidR="0043470B" w:rsidDel="00FB0051">
          <w:rPr>
            <w:lang w:val="en-US"/>
          </w:rPr>
          <w:delText xml:space="preserve">the </w:delText>
        </w:r>
      </w:del>
      <w:r w:rsidR="0043470B">
        <w:rPr>
          <w:lang w:val="en-US"/>
        </w:rPr>
        <w:t>pixel values</w:t>
      </w:r>
      <w:del w:id="625" w:author="Salil Kapur" w:date="2017-04-06T15:50:00Z">
        <w:r w:rsidR="0043470B" w:rsidDel="00FB0051">
          <w:rPr>
            <w:lang w:val="en-US"/>
          </w:rPr>
          <w:delText xml:space="preserve"> of an image</w:delText>
        </w:r>
      </w:del>
      <w:r w:rsidR="0043470B">
        <w:rPr>
          <w:lang w:val="en-US"/>
        </w:rPr>
        <w:t xml:space="preserve">. </w:t>
      </w:r>
      <w:proofErr w:type="spellStart"/>
      <w:r w:rsidR="0043470B">
        <w:rPr>
          <w:lang w:val="en-US"/>
        </w:rPr>
        <w:t>getpixel</w:t>
      </w:r>
      <w:proofErr w:type="spellEnd"/>
      <w:r w:rsidR="0043470B">
        <w:rPr>
          <w:lang w:val="en-US"/>
        </w:rPr>
        <w:t xml:space="preserve">(), </w:t>
      </w:r>
      <w:proofErr w:type="spellStart"/>
      <w:r w:rsidR="0043470B">
        <w:rPr>
          <w:lang w:val="en-US"/>
        </w:rPr>
        <w:t>putpixel</w:t>
      </w:r>
      <w:proofErr w:type="spellEnd"/>
      <w:r w:rsidR="0043470B">
        <w:rPr>
          <w:lang w:val="en-US"/>
        </w:rPr>
        <w:t xml:space="preserve">() are some of the functions in the </w:t>
      </w:r>
      <w:proofErr w:type="spellStart"/>
      <w:r w:rsidR="0043470B">
        <w:rPr>
          <w:lang w:val="en-US"/>
        </w:rPr>
        <w:t>PixelAccess</w:t>
      </w:r>
      <w:proofErr w:type="spellEnd"/>
      <w:r w:rsidR="0043470B">
        <w:rPr>
          <w:lang w:val="en-US"/>
        </w:rPr>
        <w:t xml:space="preserve"> </w:t>
      </w:r>
      <w:del w:id="626" w:author="Salil Kapur" w:date="2017-04-06T15:51:00Z">
        <w:r w:rsidR="0043470B" w:rsidDel="00FB0051">
          <w:rPr>
            <w:lang w:val="en-US"/>
          </w:rPr>
          <w:delText>library</w:delText>
        </w:r>
      </w:del>
      <w:ins w:id="627" w:author="Salil Kapur" w:date="2017-04-06T15:51:00Z">
        <w:r w:rsidR="00FB0051">
          <w:rPr>
            <w:lang w:val="en-US"/>
          </w:rPr>
          <w:t>class</w:t>
        </w:r>
      </w:ins>
      <w:r w:rsidR="0043470B">
        <w:rPr>
          <w:lang w:val="en-US"/>
        </w:rPr>
        <w:t>.</w:t>
      </w:r>
    </w:p>
    <w:p w14:paraId="4D407B5C" w14:textId="77777777" w:rsidR="0043470B" w:rsidRDefault="0043470B" w:rsidP="00DF4253">
      <w:pPr>
        <w:tabs>
          <w:tab w:val="left" w:pos="960"/>
        </w:tabs>
        <w:jc w:val="both"/>
        <w:rPr>
          <w:lang w:val="en-US"/>
        </w:rPr>
        <w:pPrChange w:id="628" w:author="Salil Kapur" w:date="2017-04-05T14:55:00Z">
          <w:pPr>
            <w:tabs>
              <w:tab w:val="left" w:pos="960"/>
            </w:tabs>
          </w:pPr>
        </w:pPrChange>
      </w:pPr>
    </w:p>
    <w:p w14:paraId="6FAAA2E8" w14:textId="6006BBB9" w:rsidR="0043470B" w:rsidRDefault="0043470B" w:rsidP="00DF4253">
      <w:pPr>
        <w:pStyle w:val="ListParagraph"/>
        <w:numPr>
          <w:ilvl w:val="0"/>
          <w:numId w:val="3"/>
        </w:numPr>
        <w:tabs>
          <w:tab w:val="left" w:pos="960"/>
        </w:tabs>
        <w:jc w:val="both"/>
        <w:rPr>
          <w:lang w:val="en-US"/>
        </w:rPr>
        <w:pPrChange w:id="629" w:author="Salil Kapur" w:date="2017-04-05T14:55:00Z">
          <w:pPr>
            <w:pStyle w:val="ListParagraph"/>
            <w:numPr>
              <w:numId w:val="3"/>
            </w:numPr>
            <w:tabs>
              <w:tab w:val="left" w:pos="960"/>
            </w:tabs>
            <w:ind w:hanging="360"/>
          </w:pPr>
        </w:pPrChange>
      </w:pPr>
      <w:proofErr w:type="spellStart"/>
      <w:r>
        <w:rPr>
          <w:lang w:val="en-US"/>
        </w:rPr>
        <w:t>getpixel</w:t>
      </w:r>
      <w:proofErr w:type="spellEnd"/>
      <w:r>
        <w:rPr>
          <w:lang w:val="en-US"/>
        </w:rPr>
        <w:t>(</w:t>
      </w:r>
      <w:del w:id="630" w:author="Salil Kapur" w:date="2017-04-06T15:53:00Z">
        <w:r w:rsidDel="000C572F">
          <w:rPr>
            <w:lang w:val="en-US"/>
          </w:rPr>
          <w:delText xml:space="preserve">self, </w:delText>
        </w:r>
      </w:del>
      <w:del w:id="631" w:author="Salil Kapur" w:date="2017-04-06T16:04:00Z">
        <w:r w:rsidDel="00E94B65">
          <w:rPr>
            <w:lang w:val="en-US"/>
          </w:rPr>
          <w:delText>xy</w:delText>
        </w:r>
      </w:del>
      <w:r>
        <w:rPr>
          <w:lang w:val="en-US"/>
        </w:rPr>
        <w:t>)</w:t>
      </w:r>
    </w:p>
    <w:p w14:paraId="6D543317" w14:textId="6DA024A0" w:rsidR="00087A8E" w:rsidRDefault="0043470B" w:rsidP="00DF4253">
      <w:pPr>
        <w:pStyle w:val="ListParagraph"/>
        <w:tabs>
          <w:tab w:val="left" w:pos="960"/>
        </w:tabs>
        <w:jc w:val="both"/>
        <w:rPr>
          <w:lang w:val="en-US"/>
        </w:rPr>
        <w:pPrChange w:id="632" w:author="Salil Kapur" w:date="2017-04-05T14:55:00Z">
          <w:pPr>
            <w:pStyle w:val="ListParagraph"/>
            <w:tabs>
              <w:tab w:val="left" w:pos="960"/>
            </w:tabs>
          </w:pPr>
        </w:pPrChange>
      </w:pPr>
      <w:del w:id="633" w:author="Salil Kapur" w:date="2017-04-06T16:04:00Z">
        <w:r w:rsidDel="00E94B65">
          <w:rPr>
            <w:lang w:val="en-US"/>
          </w:rPr>
          <w:delText>getpixel()</w:delText>
        </w:r>
      </w:del>
      <w:ins w:id="634" w:author="Salil Kapur" w:date="2017-04-06T16:04:00Z">
        <w:r w:rsidR="00E94B65">
          <w:rPr>
            <w:lang w:val="en-US"/>
          </w:rPr>
          <w:t>This</w:t>
        </w:r>
      </w:ins>
      <w:r>
        <w:rPr>
          <w:lang w:val="en-US"/>
        </w:rPr>
        <w:t xml:space="preserve"> function returns the </w:t>
      </w:r>
      <w:ins w:id="635" w:author="Salil Kapur" w:date="2017-04-06T15:53:00Z">
        <w:r w:rsidR="000C572F">
          <w:rPr>
            <w:lang w:val="en-US"/>
          </w:rPr>
          <w:t xml:space="preserve">color </w:t>
        </w:r>
      </w:ins>
      <w:r>
        <w:rPr>
          <w:lang w:val="en-US"/>
        </w:rPr>
        <w:t>value of the pixel at the (</w:t>
      </w:r>
      <w:proofErr w:type="spellStart"/>
      <w:proofErr w:type="gramStart"/>
      <w:r>
        <w:rPr>
          <w:lang w:val="en-US"/>
        </w:rPr>
        <w:t>x,y</w:t>
      </w:r>
      <w:proofErr w:type="spellEnd"/>
      <w:proofErr w:type="gramEnd"/>
      <w:r>
        <w:rPr>
          <w:lang w:val="en-US"/>
        </w:rPr>
        <w:t>) coordinate. It takes a tuple as argument</w:t>
      </w:r>
      <w:ins w:id="636" w:author="Salil Kapur" w:date="2017-04-06T16:01:00Z">
        <w:r w:rsidR="000C572F">
          <w:rPr>
            <w:lang w:val="en-US"/>
          </w:rPr>
          <w:t xml:space="preserve"> and returns a tuple of color values.</w:t>
        </w:r>
      </w:ins>
      <w:del w:id="637" w:author="Salil Kapur" w:date="2017-04-06T16:01:00Z">
        <w:r w:rsidR="00087A8E" w:rsidDel="000C572F">
          <w:rPr>
            <w:lang w:val="en-US"/>
          </w:rPr>
          <w:delText>.</w:delText>
        </w:r>
      </w:del>
    </w:p>
    <w:p w14:paraId="6BDF5652" w14:textId="77777777" w:rsidR="00087A8E" w:rsidRDefault="00087A8E" w:rsidP="00DF4253">
      <w:pPr>
        <w:pStyle w:val="ListParagraph"/>
        <w:tabs>
          <w:tab w:val="left" w:pos="960"/>
        </w:tabs>
        <w:jc w:val="both"/>
        <w:rPr>
          <w:lang w:val="en-US"/>
        </w:rPr>
        <w:pPrChange w:id="638" w:author="Salil Kapur" w:date="2017-04-05T14:55:00Z">
          <w:pPr>
            <w:pStyle w:val="ListParagraph"/>
            <w:tabs>
              <w:tab w:val="left" w:pos="960"/>
            </w:tabs>
          </w:pPr>
        </w:pPrChange>
      </w:pPr>
    </w:p>
    <w:p w14:paraId="5697E986" w14:textId="13684173" w:rsidR="00087A8E" w:rsidRPr="003E59DA" w:rsidRDefault="00087A8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3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Menlo" w:hAnsi="Menlo" w:cs="Menlo"/>
          <w:color w:val="000000"/>
          <w:sz w:val="22"/>
          <w:szCs w:val="22"/>
        </w:rPr>
        <w:tab/>
      </w:r>
      <w:r w:rsidR="00526684">
        <w:rPr>
          <w:rFonts w:ascii="Menlo" w:hAnsi="Menlo" w:cs="Menlo"/>
          <w:color w:val="000000"/>
          <w:sz w:val="22"/>
          <w:szCs w:val="22"/>
        </w:rPr>
        <w:t xml:space="preserve"> </w:t>
      </w:r>
      <w:r w:rsidRPr="003E59DA">
        <w:rPr>
          <w:rFonts w:ascii="Andale Mono" w:hAnsi="Andale Mono" w:cs="Menlo"/>
          <w:color w:val="000000"/>
          <w:szCs w:val="22"/>
        </w:rPr>
        <w:t xml:space="preserve">&gt;&gt;&gt; </w:t>
      </w:r>
      <w:proofErr w:type="spellStart"/>
      <w:proofErr w:type="gramStart"/>
      <w:r w:rsidRPr="003E59DA">
        <w:rPr>
          <w:rFonts w:ascii="Andale Mono" w:hAnsi="Andale Mono" w:cs="Menlo"/>
          <w:color w:val="000000"/>
          <w:szCs w:val="22"/>
        </w:rPr>
        <w:t>img.getpixel</w:t>
      </w:r>
      <w:proofErr w:type="spellEnd"/>
      <w:proofErr w:type="gramEnd"/>
      <w:r w:rsidRPr="003E59DA">
        <w:rPr>
          <w:rFonts w:ascii="Andale Mono" w:hAnsi="Andale Mono" w:cs="Menlo"/>
          <w:color w:val="000000"/>
          <w:szCs w:val="22"/>
        </w:rPr>
        <w:t>((100,100))</w:t>
      </w:r>
    </w:p>
    <w:p w14:paraId="3E1C275A" w14:textId="77777777" w:rsidR="00087A8E" w:rsidRPr="003E59DA" w:rsidRDefault="00087A8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4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E59DA">
        <w:rPr>
          <w:rFonts w:ascii="Andale Mono" w:hAnsi="Andale Mono" w:cs="Menlo"/>
          <w:color w:val="000000"/>
          <w:szCs w:val="22"/>
        </w:rPr>
        <w:tab/>
      </w:r>
    </w:p>
    <w:p w14:paraId="7197563A" w14:textId="21A394B9" w:rsidR="00087A8E" w:rsidRPr="003E59DA" w:rsidRDefault="00087A8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4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E59DA">
        <w:rPr>
          <w:rFonts w:ascii="Andale Mono" w:hAnsi="Andale Mono" w:cs="Menlo"/>
          <w:color w:val="000000"/>
          <w:szCs w:val="22"/>
        </w:rPr>
        <w:tab/>
      </w:r>
      <w:r w:rsidR="00526684" w:rsidRPr="003E59DA">
        <w:rPr>
          <w:rFonts w:ascii="Andale Mono" w:hAnsi="Andale Mono" w:cs="Menlo"/>
          <w:color w:val="000000"/>
          <w:szCs w:val="22"/>
        </w:rPr>
        <w:t xml:space="preserve"> </w:t>
      </w:r>
      <w:r w:rsidRPr="003E59DA">
        <w:rPr>
          <w:rFonts w:ascii="Andale Mono" w:hAnsi="Andale Mono" w:cs="Menlo"/>
          <w:color w:val="000000"/>
          <w:szCs w:val="22"/>
        </w:rPr>
        <w:t>output</w:t>
      </w:r>
    </w:p>
    <w:p w14:paraId="1CE699D1" w14:textId="1B8D3CAD" w:rsidR="00087A8E" w:rsidDel="00131ACE" w:rsidRDefault="00087A8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del w:id="642" w:author="Salil Kapur" w:date="2017-04-06T16:05:00Z"/>
          <w:rFonts w:ascii="Andale Mono" w:hAnsi="Andale Mono" w:cs="Menlo"/>
          <w:color w:val="000000"/>
          <w:szCs w:val="22"/>
        </w:rPr>
        <w:pPrChange w:id="64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E59DA">
        <w:rPr>
          <w:rFonts w:ascii="Andale Mono" w:hAnsi="Andale Mono" w:cs="Menlo"/>
          <w:color w:val="000000"/>
          <w:szCs w:val="22"/>
        </w:rPr>
        <w:tab/>
      </w:r>
      <w:r w:rsidR="00526684" w:rsidRPr="003E59DA">
        <w:rPr>
          <w:rFonts w:ascii="Andale Mono" w:hAnsi="Andale Mono" w:cs="Menlo"/>
          <w:color w:val="000000"/>
          <w:szCs w:val="22"/>
        </w:rPr>
        <w:t xml:space="preserve"> </w:t>
      </w:r>
      <w:r w:rsidRPr="003E59DA">
        <w:rPr>
          <w:rFonts w:ascii="Andale Mono" w:hAnsi="Andale Mono" w:cs="Menlo"/>
          <w:color w:val="000000"/>
          <w:szCs w:val="22"/>
        </w:rPr>
        <w:t>(132, 56, 40)</w:t>
      </w:r>
    </w:p>
    <w:p w14:paraId="7E499EF4" w14:textId="77777777" w:rsidR="00131ACE" w:rsidRDefault="00131AC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644" w:author="Salil Kapur" w:date="2017-04-06T16:05:00Z"/>
          <w:rFonts w:ascii="Andale Mono" w:hAnsi="Andale Mono" w:cs="Menlo"/>
          <w:color w:val="000000"/>
          <w:szCs w:val="22"/>
        </w:rPr>
        <w:pPrChange w:id="64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FB83149" w14:textId="5CA5681B" w:rsidR="00EB2FC2" w:rsidRDefault="00131AC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646" w:author="Salil Kapur" w:date="2017-04-06T16:05:00Z"/>
          <w:rFonts w:ascii="Andale Mono" w:hAnsi="Andale Mono" w:cs="Menlo"/>
          <w:color w:val="000000"/>
          <w:szCs w:val="22"/>
        </w:rPr>
        <w:pPrChange w:id="64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48" w:author="Salil Kapur" w:date="2017-04-06T16:05:00Z">
        <w:r>
          <w:rPr>
            <w:rFonts w:ascii="Andale Mono" w:hAnsi="Andale Mono" w:cs="Menlo"/>
            <w:color w:val="000000"/>
            <w:szCs w:val="22"/>
          </w:rPr>
          <w:tab/>
          <w:t xml:space="preserve"> Link to documentation: &lt;link&gt;</w:t>
        </w:r>
      </w:ins>
    </w:p>
    <w:p w14:paraId="16447E13" w14:textId="77777777" w:rsidR="00131ACE" w:rsidRDefault="00131AC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4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847BCD2" w14:textId="23BF75DF" w:rsidR="00EB2FC2" w:rsidRPr="00EB2FC2" w:rsidRDefault="00EB2FC2" w:rsidP="00DF4253">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50" w:author="Salil Kapur" w:date="2017-04-05T14:55:00Z">
          <w:pPr>
            <w:pStyle w:val="ListParagraph"/>
            <w:widowControl w:val="0"/>
            <w:numPr>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360"/>
          </w:pPr>
        </w:pPrChange>
      </w:pPr>
      <w:proofErr w:type="spellStart"/>
      <w:r>
        <w:rPr>
          <w:rFonts w:cs="Menlo"/>
          <w:color w:val="000000"/>
          <w:szCs w:val="22"/>
        </w:rPr>
        <w:t>putpixel</w:t>
      </w:r>
      <w:proofErr w:type="spellEnd"/>
      <w:r>
        <w:rPr>
          <w:rFonts w:cs="Menlo"/>
          <w:color w:val="000000"/>
          <w:szCs w:val="22"/>
        </w:rPr>
        <w:t>(</w:t>
      </w:r>
      <w:del w:id="651" w:author="Salil Kapur" w:date="2017-04-06T16:05:00Z">
        <w:r w:rsidDel="00131ACE">
          <w:rPr>
            <w:rFonts w:cs="Menlo"/>
            <w:color w:val="000000"/>
            <w:szCs w:val="22"/>
          </w:rPr>
          <w:delText>self, xy, color</w:delText>
        </w:r>
      </w:del>
      <w:r>
        <w:rPr>
          <w:rFonts w:cs="Menlo"/>
          <w:color w:val="000000"/>
          <w:szCs w:val="22"/>
        </w:rPr>
        <w:t>)</w:t>
      </w:r>
    </w:p>
    <w:p w14:paraId="0687D33D" w14:textId="185101BF" w:rsidR="00EB2FC2" w:rsidRDefault="000C572F"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652"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53" w:author="Salil Kapur" w:date="2017-04-06T16:02:00Z">
        <w:r>
          <w:rPr>
            <w:rFonts w:cs="Menlo"/>
            <w:color w:val="000000"/>
            <w:szCs w:val="22"/>
          </w:rPr>
          <w:t>This function</w:t>
        </w:r>
      </w:ins>
      <w:del w:id="654" w:author="Salil Kapur" w:date="2017-04-06T16:02:00Z">
        <w:r w:rsidR="00EB2FC2" w:rsidDel="000C572F">
          <w:rPr>
            <w:rFonts w:cs="Menlo"/>
            <w:color w:val="000000"/>
            <w:szCs w:val="22"/>
          </w:rPr>
          <w:delText>It</w:delText>
        </w:r>
      </w:del>
      <w:r w:rsidR="00EB2FC2">
        <w:rPr>
          <w:rFonts w:cs="Menlo"/>
          <w:color w:val="000000"/>
          <w:szCs w:val="22"/>
        </w:rPr>
        <w:t xml:space="preserve"> changes the </w:t>
      </w:r>
      <w:proofErr w:type="spellStart"/>
      <w:ins w:id="655" w:author="Salil Kapur" w:date="2017-04-06T16:02:00Z">
        <w:r>
          <w:rPr>
            <w:rFonts w:cs="Menlo"/>
            <w:color w:val="000000"/>
            <w:szCs w:val="22"/>
          </w:rPr>
          <w:t>color</w:t>
        </w:r>
        <w:proofErr w:type="spellEnd"/>
        <w:r>
          <w:rPr>
            <w:rFonts w:cs="Menlo"/>
            <w:color w:val="000000"/>
            <w:szCs w:val="22"/>
          </w:rPr>
          <w:t xml:space="preserve"> </w:t>
        </w:r>
      </w:ins>
      <w:r w:rsidR="00EB2FC2">
        <w:rPr>
          <w:rFonts w:cs="Menlo"/>
          <w:color w:val="000000"/>
          <w:szCs w:val="22"/>
        </w:rPr>
        <w:t xml:space="preserve">value of the pixel at </w:t>
      </w:r>
      <w:del w:id="656" w:author="Salil Kapur" w:date="2017-04-06T16:02:00Z">
        <w:r w:rsidR="00EB2FC2" w:rsidDel="000C572F">
          <w:rPr>
            <w:rFonts w:cs="Menlo"/>
            <w:color w:val="000000"/>
            <w:szCs w:val="22"/>
          </w:rPr>
          <w:delText>the (</w:delText>
        </w:r>
      </w:del>
      <w:r w:rsidR="00EB2FC2">
        <w:rPr>
          <w:rFonts w:cs="Menlo"/>
          <w:color w:val="000000"/>
          <w:szCs w:val="22"/>
        </w:rPr>
        <w:t>x, y</w:t>
      </w:r>
      <w:del w:id="657" w:author="Salil Kapur" w:date="2017-04-06T16:02:00Z">
        <w:r w:rsidR="00EB2FC2" w:rsidDel="000C572F">
          <w:rPr>
            <w:rFonts w:cs="Menlo"/>
            <w:color w:val="000000"/>
            <w:szCs w:val="22"/>
          </w:rPr>
          <w:delText>)</w:delText>
        </w:r>
      </w:del>
      <w:r w:rsidR="00EB2FC2">
        <w:rPr>
          <w:rFonts w:cs="Menlo"/>
          <w:color w:val="000000"/>
          <w:szCs w:val="22"/>
        </w:rPr>
        <w:t xml:space="preserve"> coordinate </w:t>
      </w:r>
      <w:ins w:id="658" w:author="Salil Kapur" w:date="2017-04-06T16:03:00Z">
        <w:r w:rsidR="00E0315B">
          <w:rPr>
            <w:rFonts w:cs="Menlo"/>
            <w:color w:val="000000"/>
            <w:szCs w:val="22"/>
          </w:rPr>
          <w:t xml:space="preserve">to a new </w:t>
        </w:r>
        <w:proofErr w:type="spellStart"/>
        <w:r w:rsidR="00E0315B">
          <w:rPr>
            <w:rFonts w:cs="Menlo"/>
            <w:color w:val="000000"/>
            <w:szCs w:val="22"/>
          </w:rPr>
          <w:t>color</w:t>
        </w:r>
        <w:proofErr w:type="spellEnd"/>
        <w:r w:rsidR="00E0315B">
          <w:rPr>
            <w:rFonts w:cs="Menlo"/>
            <w:color w:val="000000"/>
            <w:szCs w:val="22"/>
          </w:rPr>
          <w:t xml:space="preserve"> value. Both the coordinates and the new </w:t>
        </w:r>
        <w:proofErr w:type="spellStart"/>
        <w:r w:rsidR="00E0315B">
          <w:rPr>
            <w:rFonts w:cs="Menlo"/>
            <w:color w:val="000000"/>
            <w:szCs w:val="22"/>
          </w:rPr>
          <w:t>color</w:t>
        </w:r>
        <w:proofErr w:type="spellEnd"/>
        <w:r w:rsidR="00E0315B">
          <w:rPr>
            <w:rFonts w:cs="Menlo"/>
            <w:color w:val="000000"/>
            <w:szCs w:val="22"/>
          </w:rPr>
          <w:t xml:space="preserve"> value is passed as an argument to the function. </w:t>
        </w:r>
      </w:ins>
      <w:del w:id="659" w:author="Salil Kapur" w:date="2017-04-06T16:04:00Z">
        <w:r w:rsidR="00EB2FC2" w:rsidDel="00E0315B">
          <w:rPr>
            <w:rFonts w:cs="Menlo"/>
            <w:color w:val="000000"/>
            <w:szCs w:val="22"/>
          </w:rPr>
          <w:delText xml:space="preserve">given as an argument to the </w:delText>
        </w:r>
      </w:del>
      <w:del w:id="660" w:author="Salil Kapur" w:date="2017-04-06T16:03:00Z">
        <w:r w:rsidR="00EB2FC2" w:rsidDel="00E0315B">
          <w:rPr>
            <w:rFonts w:cs="Menlo"/>
            <w:color w:val="000000"/>
            <w:szCs w:val="22"/>
          </w:rPr>
          <w:delText>function</w:delText>
        </w:r>
      </w:del>
      <w:del w:id="661" w:author="Salil Kapur" w:date="2017-04-06T16:04:00Z">
        <w:r w:rsidR="00EB2FC2" w:rsidDel="00E0315B">
          <w:rPr>
            <w:rFonts w:cs="Menlo"/>
            <w:color w:val="000000"/>
            <w:szCs w:val="22"/>
          </w:rPr>
          <w:delText xml:space="preserve">. The value is changed to the color value in the argument. </w:delText>
        </w:r>
      </w:del>
      <w:r w:rsidR="00EB2FC2">
        <w:rPr>
          <w:rFonts w:cs="Menlo"/>
          <w:color w:val="000000"/>
          <w:szCs w:val="22"/>
        </w:rPr>
        <w:t xml:space="preserve">If the image has more than one band of </w:t>
      </w:r>
      <w:proofErr w:type="spellStart"/>
      <w:r w:rsidR="00EB2FC2">
        <w:rPr>
          <w:rFonts w:cs="Menlo"/>
          <w:color w:val="000000"/>
          <w:szCs w:val="22"/>
        </w:rPr>
        <w:t>colors</w:t>
      </w:r>
      <w:proofErr w:type="spellEnd"/>
      <w:r w:rsidR="00EB2FC2">
        <w:rPr>
          <w:rFonts w:cs="Menlo"/>
          <w:color w:val="000000"/>
          <w:szCs w:val="22"/>
        </w:rPr>
        <w:t xml:space="preserve"> then a tuple is passed as an argument to the function.</w:t>
      </w:r>
    </w:p>
    <w:p w14:paraId="30F4B752" w14:textId="77777777" w:rsidR="00EB2FC2" w:rsidRDefault="00EB2FC2"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662"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331B310" w14:textId="561B8123" w:rsidR="00EB2FC2" w:rsidRPr="009A5606" w:rsidRDefault="00EB2FC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6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Menlo" w:hAnsi="Menlo" w:cs="Menlo"/>
          <w:color w:val="000000"/>
          <w:sz w:val="22"/>
          <w:szCs w:val="22"/>
        </w:rPr>
        <w:tab/>
      </w:r>
      <w:r w:rsidRPr="009A5606">
        <w:rPr>
          <w:rFonts w:ascii="Andale Mono" w:hAnsi="Andale Mono" w:cs="Menlo"/>
          <w:color w:val="000000"/>
          <w:szCs w:val="22"/>
        </w:rPr>
        <w:t xml:space="preserve"> &gt;&gt;&gt; </w:t>
      </w:r>
      <w:proofErr w:type="spellStart"/>
      <w:proofErr w:type="gramStart"/>
      <w:r w:rsidRPr="009A5606">
        <w:rPr>
          <w:rFonts w:ascii="Andale Mono" w:hAnsi="Andale Mono" w:cs="Menlo"/>
          <w:color w:val="000000"/>
          <w:szCs w:val="22"/>
        </w:rPr>
        <w:t>img.putpixel</w:t>
      </w:r>
      <w:proofErr w:type="spellEnd"/>
      <w:proofErr w:type="gramEnd"/>
      <w:r w:rsidRPr="009A5606">
        <w:rPr>
          <w:rFonts w:ascii="Andale Mono" w:hAnsi="Andale Mono" w:cs="Menlo"/>
          <w:color w:val="000000"/>
          <w:szCs w:val="22"/>
        </w:rPr>
        <w:t>((100,100),(0,0,0))</w:t>
      </w:r>
    </w:p>
    <w:p w14:paraId="14AF4981" w14:textId="7835F8FF" w:rsidR="00EB2FC2" w:rsidRPr="009A5606" w:rsidRDefault="00EB2FC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6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A5606">
        <w:rPr>
          <w:rFonts w:ascii="Andale Mono" w:hAnsi="Andale Mono" w:cs="Menlo"/>
          <w:color w:val="000000"/>
          <w:szCs w:val="22"/>
        </w:rPr>
        <w:tab/>
        <w:t xml:space="preserve"> &gt;&gt;&gt; </w:t>
      </w:r>
      <w:proofErr w:type="spellStart"/>
      <w:proofErr w:type="gramStart"/>
      <w:r w:rsidRPr="009A5606">
        <w:rPr>
          <w:rFonts w:ascii="Andale Mono" w:hAnsi="Andale Mono" w:cs="Menlo"/>
          <w:color w:val="000000"/>
          <w:szCs w:val="22"/>
        </w:rPr>
        <w:t>img.getpixel</w:t>
      </w:r>
      <w:proofErr w:type="spellEnd"/>
      <w:proofErr w:type="gramEnd"/>
      <w:r w:rsidRPr="009A5606">
        <w:rPr>
          <w:rFonts w:ascii="Andale Mono" w:hAnsi="Andale Mono" w:cs="Menlo"/>
          <w:color w:val="000000"/>
          <w:szCs w:val="22"/>
        </w:rPr>
        <w:t>((100,100))</w:t>
      </w:r>
    </w:p>
    <w:p w14:paraId="0B6BE4CA" w14:textId="77777777" w:rsidR="00EB2FC2" w:rsidRPr="009A5606" w:rsidRDefault="00EB2FC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6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A5606">
        <w:rPr>
          <w:rFonts w:ascii="Andale Mono" w:hAnsi="Andale Mono" w:cs="Menlo"/>
          <w:color w:val="000000"/>
          <w:szCs w:val="22"/>
        </w:rPr>
        <w:tab/>
        <w:t xml:space="preserve"> </w:t>
      </w:r>
    </w:p>
    <w:p w14:paraId="191ECA2B" w14:textId="17A66E72" w:rsidR="00EB2FC2" w:rsidRPr="009A5606" w:rsidRDefault="00EB2FC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66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A5606">
        <w:rPr>
          <w:rFonts w:ascii="Andale Mono" w:hAnsi="Andale Mono" w:cs="Menlo"/>
          <w:color w:val="000000"/>
          <w:szCs w:val="22"/>
        </w:rPr>
        <w:tab/>
        <w:t xml:space="preserve"> output</w:t>
      </w:r>
    </w:p>
    <w:p w14:paraId="5139095C" w14:textId="71CC0785" w:rsidR="00EB2FC2" w:rsidRPr="009A5606" w:rsidRDefault="00EB2FC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8"/>
          <w:szCs w:val="22"/>
        </w:rPr>
        <w:pPrChange w:id="66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A5606">
        <w:rPr>
          <w:rFonts w:ascii="Andale Mono" w:hAnsi="Andale Mono" w:cs="Menlo"/>
          <w:color w:val="000000"/>
          <w:szCs w:val="22"/>
        </w:rPr>
        <w:tab/>
        <w:t xml:space="preserve"> (0, 0, 0)</w:t>
      </w:r>
    </w:p>
    <w:p w14:paraId="2F7A22E5" w14:textId="5238E613" w:rsidR="0043470B" w:rsidRDefault="0043470B" w:rsidP="00DF4253">
      <w:pPr>
        <w:pStyle w:val="ListParagraph"/>
        <w:tabs>
          <w:tab w:val="left" w:pos="960"/>
        </w:tabs>
        <w:jc w:val="both"/>
        <w:rPr>
          <w:lang w:val="en-US"/>
        </w:rPr>
        <w:pPrChange w:id="668" w:author="Salil Kapur" w:date="2017-04-05T14:55:00Z">
          <w:pPr>
            <w:pStyle w:val="ListParagraph"/>
            <w:tabs>
              <w:tab w:val="left" w:pos="960"/>
            </w:tabs>
          </w:pPr>
        </w:pPrChange>
      </w:pPr>
      <w:r>
        <w:rPr>
          <w:lang w:val="en-US"/>
        </w:rPr>
        <w:t xml:space="preserve"> </w:t>
      </w:r>
    </w:p>
    <w:p w14:paraId="2CC1F02A" w14:textId="5E458FE5" w:rsidR="001A6D0F" w:rsidDel="00131ACE" w:rsidRDefault="00131ACE" w:rsidP="00131ACE">
      <w:pPr>
        <w:pStyle w:val="ListParagraph"/>
        <w:tabs>
          <w:tab w:val="left" w:pos="960"/>
        </w:tabs>
        <w:ind w:left="0" w:firstLine="720"/>
        <w:jc w:val="both"/>
        <w:rPr>
          <w:del w:id="669" w:author="Salil Kapur" w:date="2017-04-05T23:30:00Z"/>
          <w:b/>
          <w:lang w:val="en-US"/>
        </w:rPr>
        <w:pPrChange w:id="670" w:author="Salil Kapur" w:date="2017-04-06T16:05:00Z">
          <w:pPr>
            <w:pStyle w:val="ListParagraph"/>
            <w:tabs>
              <w:tab w:val="left" w:pos="960"/>
            </w:tabs>
          </w:pPr>
        </w:pPrChange>
      </w:pPr>
      <w:ins w:id="671" w:author="Salil Kapur" w:date="2017-04-06T16:05:00Z">
        <w:r>
          <w:rPr>
            <w:b/>
            <w:lang w:val="en-US"/>
          </w:rPr>
          <w:t>Link to documentation: &lt;link&gt;</w:t>
        </w:r>
      </w:ins>
    </w:p>
    <w:p w14:paraId="7C297A4B" w14:textId="77777777" w:rsidR="00131ACE" w:rsidRDefault="00131ACE" w:rsidP="00131ACE">
      <w:pPr>
        <w:tabs>
          <w:tab w:val="left" w:pos="960"/>
        </w:tabs>
        <w:ind w:firstLine="720"/>
        <w:jc w:val="both"/>
        <w:outlineLvl w:val="0"/>
        <w:rPr>
          <w:ins w:id="672" w:author="Salil Kapur" w:date="2017-04-06T16:05:00Z"/>
          <w:b/>
          <w:lang w:val="en-US"/>
        </w:rPr>
        <w:pPrChange w:id="673" w:author="Salil Kapur" w:date="2017-04-06T16:05:00Z">
          <w:pPr>
            <w:tabs>
              <w:tab w:val="left" w:pos="960"/>
            </w:tabs>
            <w:outlineLvl w:val="0"/>
          </w:pPr>
        </w:pPrChange>
      </w:pPr>
    </w:p>
    <w:p w14:paraId="0DDF9E54" w14:textId="77777777" w:rsidR="00455827" w:rsidRDefault="00455827" w:rsidP="00DF4253">
      <w:pPr>
        <w:pStyle w:val="ListParagraph"/>
        <w:tabs>
          <w:tab w:val="left" w:pos="960"/>
        </w:tabs>
        <w:jc w:val="both"/>
        <w:rPr>
          <w:ins w:id="674" w:author="Salil Kapur" w:date="2017-04-06T16:05:00Z"/>
          <w:lang w:val="en-US"/>
        </w:rPr>
        <w:pPrChange w:id="675" w:author="Salil Kapur" w:date="2017-04-05T14:55:00Z">
          <w:pPr>
            <w:pStyle w:val="ListParagraph"/>
            <w:tabs>
              <w:tab w:val="left" w:pos="960"/>
            </w:tabs>
          </w:pPr>
        </w:pPrChange>
      </w:pPr>
    </w:p>
    <w:p w14:paraId="27742BF5" w14:textId="77777777" w:rsidR="00131ACE" w:rsidRDefault="00131ACE" w:rsidP="00DF4253">
      <w:pPr>
        <w:pStyle w:val="ListParagraph"/>
        <w:tabs>
          <w:tab w:val="left" w:pos="960"/>
        </w:tabs>
        <w:jc w:val="both"/>
        <w:rPr>
          <w:ins w:id="676" w:author="Salil Kapur" w:date="2017-04-05T23:30:00Z"/>
          <w:lang w:val="en-US"/>
        </w:rPr>
        <w:pPrChange w:id="677" w:author="Salil Kapur" w:date="2017-04-05T14:55:00Z">
          <w:pPr>
            <w:pStyle w:val="ListParagraph"/>
            <w:tabs>
              <w:tab w:val="left" w:pos="960"/>
            </w:tabs>
          </w:pPr>
        </w:pPrChange>
      </w:pPr>
    </w:p>
    <w:p w14:paraId="27273E3F" w14:textId="77777777" w:rsidR="001A6D0F" w:rsidDel="00455827" w:rsidRDefault="001A6D0F" w:rsidP="00DF4253">
      <w:pPr>
        <w:pStyle w:val="ListParagraph"/>
        <w:tabs>
          <w:tab w:val="left" w:pos="960"/>
        </w:tabs>
        <w:jc w:val="both"/>
        <w:rPr>
          <w:del w:id="678" w:author="Salil Kapur" w:date="2017-04-05T23:30:00Z"/>
          <w:lang w:val="en-US"/>
        </w:rPr>
        <w:pPrChange w:id="679" w:author="Salil Kapur" w:date="2017-04-05T14:55:00Z">
          <w:pPr>
            <w:pStyle w:val="ListParagraph"/>
            <w:tabs>
              <w:tab w:val="left" w:pos="960"/>
            </w:tabs>
          </w:pPr>
        </w:pPrChange>
      </w:pPr>
    </w:p>
    <w:p w14:paraId="278BB933" w14:textId="77777777" w:rsidR="001A6D0F" w:rsidDel="00455827" w:rsidRDefault="001A6D0F" w:rsidP="00DF4253">
      <w:pPr>
        <w:pStyle w:val="ListParagraph"/>
        <w:tabs>
          <w:tab w:val="left" w:pos="960"/>
        </w:tabs>
        <w:jc w:val="both"/>
        <w:rPr>
          <w:del w:id="680" w:author="Salil Kapur" w:date="2017-04-05T23:30:00Z"/>
          <w:lang w:val="en-US"/>
        </w:rPr>
        <w:pPrChange w:id="681" w:author="Salil Kapur" w:date="2017-04-05T14:55:00Z">
          <w:pPr>
            <w:pStyle w:val="ListParagraph"/>
            <w:tabs>
              <w:tab w:val="left" w:pos="960"/>
            </w:tabs>
          </w:pPr>
        </w:pPrChange>
      </w:pPr>
    </w:p>
    <w:p w14:paraId="364CA9DA" w14:textId="77777777" w:rsidR="001A6D0F" w:rsidDel="00455827" w:rsidRDefault="001A6D0F" w:rsidP="00DF4253">
      <w:pPr>
        <w:pStyle w:val="ListParagraph"/>
        <w:tabs>
          <w:tab w:val="left" w:pos="960"/>
        </w:tabs>
        <w:jc w:val="both"/>
        <w:rPr>
          <w:del w:id="682" w:author="Salil Kapur" w:date="2017-04-05T23:30:00Z"/>
          <w:lang w:val="en-US"/>
        </w:rPr>
        <w:pPrChange w:id="683" w:author="Salil Kapur" w:date="2017-04-05T14:55:00Z">
          <w:pPr>
            <w:pStyle w:val="ListParagraph"/>
            <w:tabs>
              <w:tab w:val="left" w:pos="960"/>
            </w:tabs>
          </w:pPr>
        </w:pPrChange>
      </w:pPr>
    </w:p>
    <w:p w14:paraId="361CDF3F" w14:textId="77777777" w:rsidR="001A6D0F" w:rsidDel="00455827" w:rsidRDefault="001A6D0F" w:rsidP="00DF4253">
      <w:pPr>
        <w:pStyle w:val="ListParagraph"/>
        <w:tabs>
          <w:tab w:val="left" w:pos="960"/>
        </w:tabs>
        <w:jc w:val="both"/>
        <w:rPr>
          <w:del w:id="684" w:author="Salil Kapur" w:date="2017-04-05T23:30:00Z"/>
          <w:lang w:val="en-US"/>
        </w:rPr>
        <w:pPrChange w:id="685" w:author="Salil Kapur" w:date="2017-04-05T14:55:00Z">
          <w:pPr>
            <w:pStyle w:val="ListParagraph"/>
            <w:tabs>
              <w:tab w:val="left" w:pos="960"/>
            </w:tabs>
          </w:pPr>
        </w:pPrChange>
      </w:pPr>
    </w:p>
    <w:p w14:paraId="0CAD3F91" w14:textId="77777777" w:rsidR="001A6D0F" w:rsidDel="00455827" w:rsidRDefault="001A6D0F" w:rsidP="00DF4253">
      <w:pPr>
        <w:pStyle w:val="ListParagraph"/>
        <w:tabs>
          <w:tab w:val="left" w:pos="960"/>
        </w:tabs>
        <w:jc w:val="both"/>
        <w:rPr>
          <w:del w:id="686" w:author="Salil Kapur" w:date="2017-04-05T23:30:00Z"/>
          <w:lang w:val="en-US"/>
        </w:rPr>
        <w:pPrChange w:id="687" w:author="Salil Kapur" w:date="2017-04-05T14:55:00Z">
          <w:pPr>
            <w:pStyle w:val="ListParagraph"/>
            <w:tabs>
              <w:tab w:val="left" w:pos="960"/>
            </w:tabs>
          </w:pPr>
        </w:pPrChange>
      </w:pPr>
    </w:p>
    <w:p w14:paraId="6D6C62AF" w14:textId="77777777" w:rsidR="001A6D0F" w:rsidDel="00455827" w:rsidRDefault="001A6D0F" w:rsidP="00DF4253">
      <w:pPr>
        <w:pStyle w:val="ListParagraph"/>
        <w:tabs>
          <w:tab w:val="left" w:pos="960"/>
        </w:tabs>
        <w:jc w:val="both"/>
        <w:rPr>
          <w:del w:id="688" w:author="Salil Kapur" w:date="2017-04-05T23:30:00Z"/>
          <w:lang w:val="en-US"/>
        </w:rPr>
        <w:pPrChange w:id="689" w:author="Salil Kapur" w:date="2017-04-05T14:55:00Z">
          <w:pPr>
            <w:pStyle w:val="ListParagraph"/>
            <w:tabs>
              <w:tab w:val="left" w:pos="960"/>
            </w:tabs>
          </w:pPr>
        </w:pPrChange>
      </w:pPr>
    </w:p>
    <w:p w14:paraId="7212B893" w14:textId="77777777" w:rsidR="001A6D0F" w:rsidDel="00455827" w:rsidRDefault="001A6D0F" w:rsidP="00DF4253">
      <w:pPr>
        <w:pStyle w:val="ListParagraph"/>
        <w:tabs>
          <w:tab w:val="left" w:pos="960"/>
        </w:tabs>
        <w:jc w:val="both"/>
        <w:rPr>
          <w:del w:id="690" w:author="Salil Kapur" w:date="2017-04-05T23:30:00Z"/>
          <w:lang w:val="en-US"/>
        </w:rPr>
        <w:pPrChange w:id="691" w:author="Salil Kapur" w:date="2017-04-05T14:55:00Z">
          <w:pPr>
            <w:pStyle w:val="ListParagraph"/>
            <w:tabs>
              <w:tab w:val="left" w:pos="960"/>
            </w:tabs>
          </w:pPr>
        </w:pPrChange>
      </w:pPr>
    </w:p>
    <w:p w14:paraId="533FD9E9" w14:textId="77777777" w:rsidR="001A6D0F" w:rsidDel="00455827" w:rsidRDefault="001A6D0F" w:rsidP="00DF4253">
      <w:pPr>
        <w:pStyle w:val="ListParagraph"/>
        <w:tabs>
          <w:tab w:val="left" w:pos="960"/>
        </w:tabs>
        <w:jc w:val="both"/>
        <w:rPr>
          <w:del w:id="692" w:author="Salil Kapur" w:date="2017-04-05T23:30:00Z"/>
          <w:lang w:val="en-US"/>
        </w:rPr>
        <w:pPrChange w:id="693" w:author="Salil Kapur" w:date="2017-04-05T14:55:00Z">
          <w:pPr>
            <w:pStyle w:val="ListParagraph"/>
            <w:tabs>
              <w:tab w:val="left" w:pos="960"/>
            </w:tabs>
          </w:pPr>
        </w:pPrChange>
      </w:pPr>
    </w:p>
    <w:p w14:paraId="3F97A6FD" w14:textId="77777777" w:rsidR="001A6D0F" w:rsidDel="00455827" w:rsidRDefault="001A6D0F" w:rsidP="00DF4253">
      <w:pPr>
        <w:tabs>
          <w:tab w:val="left" w:pos="960"/>
        </w:tabs>
        <w:jc w:val="both"/>
        <w:rPr>
          <w:del w:id="694" w:author="Salil Kapur" w:date="2017-04-05T23:30:00Z"/>
          <w:lang w:val="en-US"/>
        </w:rPr>
        <w:pPrChange w:id="695" w:author="Salil Kapur" w:date="2017-04-05T14:55:00Z">
          <w:pPr>
            <w:tabs>
              <w:tab w:val="left" w:pos="960"/>
            </w:tabs>
          </w:pPr>
        </w:pPrChange>
      </w:pPr>
    </w:p>
    <w:p w14:paraId="79D0FCC0" w14:textId="41F83243" w:rsidR="001A6D0F" w:rsidRDefault="001A6D0F" w:rsidP="00DF4253">
      <w:pPr>
        <w:tabs>
          <w:tab w:val="left" w:pos="960"/>
        </w:tabs>
        <w:jc w:val="both"/>
        <w:outlineLvl w:val="0"/>
        <w:rPr>
          <w:b/>
          <w:lang w:val="en-US"/>
        </w:rPr>
        <w:pPrChange w:id="696" w:author="Salil Kapur" w:date="2017-04-05T14:55:00Z">
          <w:pPr>
            <w:tabs>
              <w:tab w:val="left" w:pos="960"/>
            </w:tabs>
            <w:outlineLvl w:val="0"/>
          </w:pPr>
        </w:pPrChange>
      </w:pPr>
      <w:r w:rsidRPr="001A6D0F">
        <w:rPr>
          <w:b/>
          <w:lang w:val="en-US"/>
        </w:rPr>
        <w:t xml:space="preserve">Color </w:t>
      </w:r>
      <w:r>
        <w:rPr>
          <w:b/>
          <w:lang w:val="en-US"/>
        </w:rPr>
        <w:t>Spaces and Channels</w:t>
      </w:r>
    </w:p>
    <w:p w14:paraId="37EE09BC" w14:textId="77777777" w:rsidR="001A6D0F" w:rsidRDefault="001A6D0F" w:rsidP="00DF4253">
      <w:pPr>
        <w:tabs>
          <w:tab w:val="left" w:pos="960"/>
        </w:tabs>
        <w:jc w:val="both"/>
        <w:rPr>
          <w:lang w:val="en-US"/>
        </w:rPr>
        <w:pPrChange w:id="697" w:author="Salil Kapur" w:date="2017-04-05T14:55:00Z">
          <w:pPr>
            <w:tabs>
              <w:tab w:val="left" w:pos="960"/>
            </w:tabs>
          </w:pPr>
        </w:pPrChange>
      </w:pPr>
    </w:p>
    <w:p w14:paraId="3797D907" w14:textId="35DEDFD7" w:rsidR="00803BA2" w:rsidRDefault="000751B9" w:rsidP="00DF4253">
      <w:pPr>
        <w:tabs>
          <w:tab w:val="left" w:pos="960"/>
        </w:tabs>
        <w:jc w:val="both"/>
        <w:rPr>
          <w:ins w:id="698" w:author="Salil Kapur" w:date="2017-04-06T18:46:00Z"/>
          <w:lang w:val="en-US"/>
        </w:rPr>
        <w:pPrChange w:id="699" w:author="Salil Kapur" w:date="2017-04-05T14:55:00Z">
          <w:pPr>
            <w:tabs>
              <w:tab w:val="left" w:pos="960"/>
            </w:tabs>
          </w:pPr>
        </w:pPrChange>
      </w:pPr>
      <w:ins w:id="700" w:author="Salil Kapur" w:date="2017-04-06T16:23:00Z">
        <w:r>
          <w:rPr>
            <w:lang w:val="en-US"/>
          </w:rPr>
          <w:t>Like in the world of mathematics we have different coordinate systems</w:t>
        </w:r>
      </w:ins>
      <w:ins w:id="701" w:author="Salil Kapur" w:date="2017-04-06T16:24:00Z">
        <w:r w:rsidR="00011DD3">
          <w:rPr>
            <w:lang w:val="en-US"/>
          </w:rPr>
          <w:t>, for example a 2-D Cartesian Plane, 2-D Polar Coordinates. A point could be stored as (</w:t>
        </w:r>
        <w:proofErr w:type="spellStart"/>
        <w:proofErr w:type="gramStart"/>
        <w:r w:rsidR="00011DD3">
          <w:rPr>
            <w:lang w:val="en-US"/>
          </w:rPr>
          <w:t>x,y</w:t>
        </w:r>
        <w:proofErr w:type="spellEnd"/>
        <w:proofErr w:type="gramEnd"/>
        <w:r w:rsidR="00011DD3">
          <w:rPr>
            <w:lang w:val="en-US"/>
          </w:rPr>
          <w:t>) or (r, theta). Each coordinate system has a specific use</w:t>
        </w:r>
      </w:ins>
      <w:ins w:id="702" w:author="Salil Kapur" w:date="2017-04-06T16:29:00Z">
        <w:r w:rsidR="00011DD3">
          <w:rPr>
            <w:lang w:val="en-US"/>
          </w:rPr>
          <w:t>-</w:t>
        </w:r>
      </w:ins>
      <w:ins w:id="703" w:author="Salil Kapur" w:date="2017-04-06T16:24:00Z">
        <w:r w:rsidR="00011DD3">
          <w:rPr>
            <w:lang w:val="en-US"/>
          </w:rPr>
          <w:t xml:space="preserve">case which makes calculations easier. </w:t>
        </w:r>
      </w:ins>
      <w:ins w:id="704" w:author="Salil Kapur" w:date="2017-04-06T16:29:00Z">
        <w:r w:rsidR="00011DD3">
          <w:rPr>
            <w:lang w:val="en-US"/>
          </w:rPr>
          <w:t>Similarly,</w:t>
        </w:r>
      </w:ins>
      <w:ins w:id="705" w:author="Salil Kapur" w:date="2017-04-06T16:25:00Z">
        <w:r w:rsidR="00011DD3">
          <w:rPr>
            <w:lang w:val="en-US"/>
          </w:rPr>
          <w:t xml:space="preserve"> </w:t>
        </w:r>
      </w:ins>
      <w:ins w:id="706" w:author="Salil Kapur" w:date="2017-04-06T16:24:00Z">
        <w:r w:rsidR="00011DD3">
          <w:rPr>
            <w:lang w:val="en-US"/>
          </w:rPr>
          <w:t xml:space="preserve">in the world of image processing </w:t>
        </w:r>
      </w:ins>
      <w:ins w:id="707" w:author="Salil Kapur" w:date="2017-04-06T16:25:00Z">
        <w:r w:rsidR="00011DD3">
          <w:rPr>
            <w:lang w:val="en-US"/>
          </w:rPr>
          <w:t>we have different color spaces.</w:t>
        </w:r>
      </w:ins>
      <w:ins w:id="708" w:author="Salil Kapur" w:date="2017-04-06T16:24:00Z">
        <w:r w:rsidR="00011DD3">
          <w:rPr>
            <w:lang w:val="en-US"/>
          </w:rPr>
          <w:t xml:space="preserve"> </w:t>
        </w:r>
      </w:ins>
      <w:ins w:id="709" w:author="Salil Kapur" w:date="2017-04-06T16:25:00Z">
        <w:r w:rsidR="00011DD3">
          <w:rPr>
            <w:lang w:val="en-US"/>
          </w:rPr>
          <w:t>An image can store its color values in the form of Red, Blue, Green</w:t>
        </w:r>
      </w:ins>
      <w:ins w:id="710" w:author="Salil Kapur" w:date="2017-04-06T16:31:00Z">
        <w:r w:rsidR="00011DD3">
          <w:rPr>
            <w:lang w:val="en-US"/>
          </w:rPr>
          <w:t xml:space="preserve"> (RGB)</w:t>
        </w:r>
      </w:ins>
      <w:ins w:id="711" w:author="Salil Kapur" w:date="2017-04-06T16:25:00Z">
        <w:r w:rsidR="00011DD3">
          <w:rPr>
            <w:lang w:val="en-US"/>
          </w:rPr>
          <w:t xml:space="preserve"> or it could as </w:t>
        </w:r>
      </w:ins>
      <w:ins w:id="712" w:author="Salil Kapur" w:date="2017-04-06T16:26:00Z">
        <w:r w:rsidR="00011DD3">
          <w:rPr>
            <w:lang w:val="en-US"/>
          </w:rPr>
          <w:t>Cyan, Magenta, Yellow, Key(black)</w:t>
        </w:r>
      </w:ins>
      <w:ins w:id="713" w:author="Salil Kapur" w:date="2017-04-06T16:31:00Z">
        <w:r w:rsidR="00011DD3">
          <w:rPr>
            <w:lang w:val="en-US"/>
          </w:rPr>
          <w:t xml:space="preserve"> (CMYK)</w:t>
        </w:r>
      </w:ins>
      <w:ins w:id="714" w:author="Salil Kapur" w:date="2017-04-06T16:26:00Z">
        <w:r w:rsidR="00011DD3">
          <w:rPr>
            <w:lang w:val="en-US"/>
          </w:rPr>
          <w:t xml:space="preserve">. </w:t>
        </w:r>
      </w:ins>
      <w:ins w:id="715" w:author="Salil Kapur" w:date="2017-04-06T16:29:00Z">
        <w:r w:rsidR="00011DD3">
          <w:rPr>
            <w:lang w:val="en-US"/>
          </w:rPr>
          <w:t>Some examples of other color spaces are HSV, HSL, CMY and it goes on. Each value in the color space is called a color channel. For example</w:t>
        </w:r>
      </w:ins>
      <w:ins w:id="716" w:author="Salil Kapur" w:date="2017-04-06T16:31:00Z">
        <w:r w:rsidR="00011DD3">
          <w:rPr>
            <w:lang w:val="en-US"/>
          </w:rPr>
          <w:t>,</w:t>
        </w:r>
      </w:ins>
      <w:ins w:id="717" w:author="Salil Kapur" w:date="2017-04-06T16:29:00Z">
        <w:r w:rsidR="00011DD3">
          <w:rPr>
            <w:lang w:val="en-US"/>
          </w:rPr>
          <w:t xml:space="preserve"> in the RGB</w:t>
        </w:r>
      </w:ins>
      <w:ins w:id="718" w:author="Salil Kapur" w:date="2017-04-06T16:31:00Z">
        <w:r w:rsidR="00011DD3">
          <w:rPr>
            <w:lang w:val="en-US"/>
          </w:rPr>
          <w:t xml:space="preserve"> color space we say that Red, Blue, Green each are channels of the image. Can you now calculate the number of channels CMYK will have? </w:t>
        </w:r>
      </w:ins>
      <w:ins w:id="719" w:author="Salil Kapur" w:date="2017-04-06T16:32:00Z">
        <w:r w:rsidR="00011DD3">
          <w:rPr>
            <w:lang w:val="en-US"/>
          </w:rPr>
          <w:t xml:space="preserve">Yes, you got it right – it’s four. </w:t>
        </w:r>
      </w:ins>
      <w:r w:rsidR="001A6D0F">
        <w:rPr>
          <w:lang w:val="en-US"/>
        </w:rPr>
        <w:t xml:space="preserve">An image can be represented in many </w:t>
      </w:r>
      <w:ins w:id="720" w:author="Salil Kapur" w:date="2017-04-06T16:32:00Z">
        <w:r w:rsidR="00011DD3">
          <w:rPr>
            <w:lang w:val="en-US"/>
          </w:rPr>
          <w:t xml:space="preserve">different </w:t>
        </w:r>
      </w:ins>
      <w:r w:rsidR="001A6D0F">
        <w:rPr>
          <w:lang w:val="en-US"/>
        </w:rPr>
        <w:t>modes</w:t>
      </w:r>
      <w:ins w:id="721" w:author="Salil Kapur" w:date="2017-04-06T16:33:00Z">
        <w:r w:rsidR="00011DD3">
          <w:rPr>
            <w:lang w:val="en-US"/>
          </w:rPr>
          <w:t xml:space="preserve"> (color spaces)</w:t>
        </w:r>
      </w:ins>
      <w:r w:rsidR="001A6D0F">
        <w:rPr>
          <w:lang w:val="en-US"/>
        </w:rPr>
        <w:t xml:space="preserve"> like RGB, CMYK</w:t>
      </w:r>
      <w:ins w:id="722" w:author="Salil Kapur" w:date="2017-04-06T16:37:00Z">
        <w:r w:rsidR="00CE4C55">
          <w:rPr>
            <w:lang w:val="en-US"/>
          </w:rPr>
          <w:t>, Grayscale</w:t>
        </w:r>
      </w:ins>
      <w:ins w:id="723" w:author="Salil Kapur" w:date="2017-04-06T16:33:00Z">
        <w:r w:rsidR="00011DD3">
          <w:rPr>
            <w:lang w:val="en-US"/>
          </w:rPr>
          <w:t xml:space="preserve"> and</w:t>
        </w:r>
      </w:ins>
      <w:del w:id="724" w:author="Salil Kapur" w:date="2017-04-06T16:33:00Z">
        <w:r w:rsidR="001A6D0F" w:rsidDel="00011DD3">
          <w:rPr>
            <w:lang w:val="en-US"/>
          </w:rPr>
          <w:delText>,</w:delText>
        </w:r>
      </w:del>
      <w:r w:rsidR="001A6D0F">
        <w:rPr>
          <w:lang w:val="en-US"/>
        </w:rPr>
        <w:t xml:space="preserve"> Y’UV</w:t>
      </w:r>
      <w:del w:id="725" w:author="Salil Kapur" w:date="2017-04-06T16:33:00Z">
        <w:r w:rsidR="001A6D0F" w:rsidDel="00011DD3">
          <w:rPr>
            <w:lang w:val="en-US"/>
          </w:rPr>
          <w:delText xml:space="preserve"> etc</w:delText>
        </w:r>
      </w:del>
      <w:r w:rsidR="001A6D0F">
        <w:rPr>
          <w:lang w:val="en-US"/>
        </w:rPr>
        <w:t xml:space="preserve">. </w:t>
      </w:r>
      <w:del w:id="726" w:author="Salil Kapur" w:date="2017-04-06T16:33:00Z">
        <w:r w:rsidR="001A6D0F" w:rsidDel="00011DD3">
          <w:rPr>
            <w:lang w:val="en-US"/>
          </w:rPr>
          <w:delText xml:space="preserve">these different modes are called color spaces. </w:delText>
        </w:r>
      </w:del>
      <w:r w:rsidR="001A6D0F">
        <w:rPr>
          <w:lang w:val="en-US"/>
        </w:rPr>
        <w:t xml:space="preserve">The colors in the image </w:t>
      </w:r>
      <w:ins w:id="727" w:author="Salil Kapur" w:date="2017-04-06T16:33:00Z">
        <w:r w:rsidR="00011DD3">
          <w:rPr>
            <w:lang w:val="en-US"/>
          </w:rPr>
          <w:t xml:space="preserve">that we see </w:t>
        </w:r>
      </w:ins>
      <w:r w:rsidR="001A6D0F">
        <w:rPr>
          <w:lang w:val="en-US"/>
        </w:rPr>
        <w:t xml:space="preserve">are derived by the mixture of the colors in </w:t>
      </w:r>
      <w:ins w:id="728" w:author="Salil Kapur" w:date="2017-04-06T16:34:00Z">
        <w:r w:rsidR="00380E73">
          <w:rPr>
            <w:lang w:val="en-US"/>
          </w:rPr>
          <w:t>each color channel of</w:t>
        </w:r>
        <w:r w:rsidR="00011DD3">
          <w:rPr>
            <w:lang w:val="en-US"/>
          </w:rPr>
          <w:t xml:space="preserve"> the</w:t>
        </w:r>
      </w:ins>
      <w:del w:id="729" w:author="Salil Kapur" w:date="2017-04-06T16:34:00Z">
        <w:r w:rsidR="001A6D0F" w:rsidDel="00011DD3">
          <w:rPr>
            <w:lang w:val="en-US"/>
          </w:rPr>
          <w:delText>the</w:delText>
        </w:r>
      </w:del>
      <w:r w:rsidR="001A6D0F">
        <w:rPr>
          <w:lang w:val="en-US"/>
        </w:rPr>
        <w:t xml:space="preserve"> color space.</w:t>
      </w:r>
      <w:ins w:id="730" w:author="Salil Kapur" w:date="2017-04-06T18:46:00Z">
        <w:r w:rsidR="00234B8B">
          <w:rPr>
            <w:lang w:val="en-US"/>
          </w:rPr>
          <w:t xml:space="preserve"> Let us look at some of the </w:t>
        </w:r>
      </w:ins>
      <w:ins w:id="731" w:author="Salil Kapur" w:date="2017-04-06T19:23:00Z">
        <w:r w:rsidR="00146845">
          <w:rPr>
            <w:lang w:val="en-US"/>
          </w:rPr>
          <w:t xml:space="preserve">common </w:t>
        </w:r>
      </w:ins>
      <w:ins w:id="732" w:author="Salil Kapur" w:date="2017-04-06T18:46:00Z">
        <w:r w:rsidR="00B532CB">
          <w:rPr>
            <w:lang w:val="en-US"/>
          </w:rPr>
          <w:t>color spaces in detail.</w:t>
        </w:r>
      </w:ins>
    </w:p>
    <w:p w14:paraId="613AE21A" w14:textId="77777777" w:rsidR="00B532CB" w:rsidRDefault="00B532CB" w:rsidP="00DF4253">
      <w:pPr>
        <w:tabs>
          <w:tab w:val="left" w:pos="960"/>
        </w:tabs>
        <w:jc w:val="both"/>
        <w:rPr>
          <w:ins w:id="733" w:author="Salil Kapur" w:date="2017-04-06T18:46:00Z"/>
          <w:lang w:val="en-US"/>
        </w:rPr>
        <w:pPrChange w:id="734" w:author="Salil Kapur" w:date="2017-04-05T14:55:00Z">
          <w:pPr>
            <w:tabs>
              <w:tab w:val="left" w:pos="960"/>
            </w:tabs>
          </w:pPr>
        </w:pPrChange>
      </w:pPr>
    </w:p>
    <w:p w14:paraId="3EC4572B" w14:textId="21BC0D33" w:rsidR="00B532CB" w:rsidRPr="00B532CB" w:rsidRDefault="007B347B" w:rsidP="00DF4253">
      <w:pPr>
        <w:tabs>
          <w:tab w:val="left" w:pos="960"/>
        </w:tabs>
        <w:jc w:val="both"/>
        <w:rPr>
          <w:ins w:id="735" w:author="Salil Kapur" w:date="2017-04-06T16:40:00Z"/>
          <w:b/>
          <w:lang w:val="en-US"/>
          <w:rPrChange w:id="736" w:author="Salil Kapur" w:date="2017-04-06T18:46:00Z">
            <w:rPr>
              <w:ins w:id="737" w:author="Salil Kapur" w:date="2017-04-06T16:40:00Z"/>
              <w:lang w:val="en-US"/>
            </w:rPr>
          </w:rPrChange>
        </w:rPr>
        <w:pPrChange w:id="738" w:author="Salil Kapur" w:date="2017-04-05T14:55:00Z">
          <w:pPr>
            <w:tabs>
              <w:tab w:val="left" w:pos="960"/>
            </w:tabs>
          </w:pPr>
        </w:pPrChange>
      </w:pPr>
      <w:ins w:id="739" w:author="Salil Kapur" w:date="2017-04-06T18:46:00Z">
        <w:r>
          <w:rPr>
            <w:b/>
            <w:lang w:val="en-US"/>
            <w:rPrChange w:id="740" w:author="Salil Kapur" w:date="2017-04-06T18:46:00Z">
              <w:rPr>
                <w:b/>
                <w:lang w:val="en-US"/>
              </w:rPr>
            </w:rPrChange>
          </w:rPr>
          <w:t>Grayscale</w:t>
        </w:r>
      </w:ins>
    </w:p>
    <w:p w14:paraId="280AECA7" w14:textId="77777777" w:rsidR="00803BA2" w:rsidRDefault="00803BA2" w:rsidP="00DF4253">
      <w:pPr>
        <w:tabs>
          <w:tab w:val="left" w:pos="960"/>
        </w:tabs>
        <w:jc w:val="both"/>
        <w:rPr>
          <w:ins w:id="741" w:author="Salil Kapur" w:date="2017-04-06T18:47:00Z"/>
          <w:lang w:val="en-US"/>
        </w:rPr>
        <w:pPrChange w:id="742" w:author="Salil Kapur" w:date="2017-04-05T14:55:00Z">
          <w:pPr>
            <w:tabs>
              <w:tab w:val="left" w:pos="960"/>
            </w:tabs>
          </w:pPr>
        </w:pPrChange>
      </w:pPr>
    </w:p>
    <w:p w14:paraId="060DDC24" w14:textId="754045F7" w:rsidR="00B532CB" w:rsidRDefault="00B532CB" w:rsidP="00DF4253">
      <w:pPr>
        <w:tabs>
          <w:tab w:val="left" w:pos="960"/>
        </w:tabs>
        <w:jc w:val="both"/>
        <w:rPr>
          <w:ins w:id="743" w:author="Salil Kapur" w:date="2017-04-06T19:02:00Z"/>
          <w:lang w:val="en-US"/>
        </w:rPr>
        <w:pPrChange w:id="744" w:author="Salil Kapur" w:date="2017-04-05T14:55:00Z">
          <w:pPr>
            <w:tabs>
              <w:tab w:val="left" w:pos="960"/>
            </w:tabs>
          </w:pPr>
        </w:pPrChange>
      </w:pPr>
      <w:ins w:id="745" w:author="Salil Kapur" w:date="2017-04-06T18:50:00Z">
        <w:r>
          <w:rPr>
            <w:lang w:val="en-US"/>
          </w:rPr>
          <w:t xml:space="preserve">This is </w:t>
        </w:r>
      </w:ins>
      <w:ins w:id="746" w:author="Salil Kapur" w:date="2017-04-06T18:58:00Z">
        <w:r w:rsidR="007B347B">
          <w:rPr>
            <w:lang w:val="en-US"/>
          </w:rPr>
          <w:t xml:space="preserve">one of the simplest color spaces both in terms of understanding and storing on a computer. Each pixel value in a grayscale image is </w:t>
        </w:r>
      </w:ins>
      <w:ins w:id="747" w:author="Salil Kapur" w:date="2017-04-06T19:00:00Z">
        <w:r w:rsidR="007B347B">
          <w:rPr>
            <w:lang w:val="en-US"/>
          </w:rPr>
          <w:t xml:space="preserve">a single value </w:t>
        </w:r>
      </w:ins>
      <w:ins w:id="748" w:author="Salil Kapur" w:date="2017-04-06T18:58:00Z">
        <w:r w:rsidR="007B347B">
          <w:rPr>
            <w:lang w:val="en-US"/>
          </w:rPr>
          <w:t>between 0 and 255 with 0 representing black color and 255 representing white. Please keep in mind that the value 255 in not a fixed value but depends on the depth of the image</w:t>
        </w:r>
      </w:ins>
      <w:ins w:id="749" w:author="Salil Kapur" w:date="2017-04-06T19:02:00Z">
        <w:r w:rsidR="007B347B">
          <w:rPr>
            <w:lang w:val="en-US"/>
          </w:rPr>
          <w:t xml:space="preserve"> </w:t>
        </w:r>
      </w:ins>
      <w:ins w:id="750" w:author="Salil Kapur" w:date="2017-04-06T18:58:00Z">
        <w:r w:rsidR="007B347B">
          <w:rPr>
            <w:lang w:val="en-US"/>
          </w:rPr>
          <w:t>(Image depth is covered in the section</w:t>
        </w:r>
      </w:ins>
      <w:ins w:id="751" w:author="Salil Kapur" w:date="2017-04-06T19:00:00Z">
        <w:r w:rsidR="007B347B">
          <w:rPr>
            <w:lang w:val="en-US"/>
          </w:rPr>
          <w:t>)</w:t>
        </w:r>
      </w:ins>
      <w:ins w:id="752" w:author="Salil Kapur" w:date="2017-04-06T18:58:00Z">
        <w:r w:rsidR="007B347B">
          <w:rPr>
            <w:lang w:val="en-US"/>
          </w:rPr>
          <w:t>.</w:t>
        </w:r>
      </w:ins>
      <w:ins w:id="753" w:author="Salil Kapur" w:date="2017-04-06T19:02:00Z">
        <w:r w:rsidR="007B347B">
          <w:rPr>
            <w:lang w:val="en-US"/>
          </w:rPr>
          <w:t xml:space="preserve"> Grayscale images are also sometimes called black and white images but it is not the entirely accurate. Black and white image means that the pixel values can only be either 0 or 255 and nothing in between them.</w:t>
        </w:r>
      </w:ins>
    </w:p>
    <w:p w14:paraId="51C10742" w14:textId="77777777" w:rsidR="007B347B" w:rsidRDefault="007B347B" w:rsidP="00DF4253">
      <w:pPr>
        <w:tabs>
          <w:tab w:val="left" w:pos="960"/>
        </w:tabs>
        <w:jc w:val="both"/>
        <w:rPr>
          <w:ins w:id="754" w:author="Salil Kapur" w:date="2017-04-06T19:03:00Z"/>
          <w:lang w:val="en-US"/>
        </w:rPr>
        <w:pPrChange w:id="755" w:author="Salil Kapur" w:date="2017-04-05T14:55:00Z">
          <w:pPr>
            <w:tabs>
              <w:tab w:val="left" w:pos="960"/>
            </w:tabs>
          </w:pPr>
        </w:pPrChange>
      </w:pPr>
    </w:p>
    <w:p w14:paraId="3DC91083" w14:textId="77777777" w:rsidR="007B347B" w:rsidRDefault="007B347B" w:rsidP="00DF4253">
      <w:pPr>
        <w:tabs>
          <w:tab w:val="left" w:pos="960"/>
        </w:tabs>
        <w:jc w:val="both"/>
        <w:rPr>
          <w:ins w:id="756" w:author="Salil Kapur" w:date="2017-04-06T19:00:00Z"/>
          <w:lang w:val="en-US"/>
        </w:rPr>
        <w:pPrChange w:id="757" w:author="Salil Kapur" w:date="2017-04-05T14:55:00Z">
          <w:pPr>
            <w:tabs>
              <w:tab w:val="left" w:pos="960"/>
            </w:tabs>
          </w:pPr>
        </w:pPrChange>
      </w:pPr>
    </w:p>
    <w:p w14:paraId="36610FBC" w14:textId="75C46EC9" w:rsidR="007B347B" w:rsidRDefault="007B347B" w:rsidP="007B347B">
      <w:pPr>
        <w:tabs>
          <w:tab w:val="left" w:pos="960"/>
        </w:tabs>
        <w:jc w:val="center"/>
        <w:rPr>
          <w:ins w:id="758" w:author="Salil Kapur" w:date="2017-04-06T19:00:00Z"/>
          <w:lang w:val="en-US"/>
        </w:rPr>
        <w:pPrChange w:id="759" w:author="Salil Kapur" w:date="2017-04-06T19:03:00Z">
          <w:pPr>
            <w:tabs>
              <w:tab w:val="left" w:pos="960"/>
            </w:tabs>
          </w:pPr>
        </w:pPrChange>
      </w:pPr>
      <w:ins w:id="760" w:author="Salil Kapur" w:date="2017-04-06T19:03:00Z">
        <w:r>
          <w:rPr>
            <w:noProof/>
            <w:color w:val="000000" w:themeColor="text1"/>
            <w:lang w:eastAsia="en-GB"/>
          </w:rPr>
          <w:drawing>
            <wp:inline distT="0" distB="0" distL="0" distR="0" wp14:anchorId="0BDAFA8D" wp14:editId="6ACAAB7E">
              <wp:extent cx="2581910" cy="2581910"/>
              <wp:effectExtent l="0" t="0" r="8890" b="8890"/>
              <wp:docPr id="23" name="Picture 23" descr="Test%20Codes/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gra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561" cy="2612561"/>
                      </a:xfrm>
                      <a:prstGeom prst="rect">
                        <a:avLst/>
                      </a:prstGeom>
                      <a:noFill/>
                      <a:ln>
                        <a:noFill/>
                      </a:ln>
                    </pic:spPr>
                  </pic:pic>
                </a:graphicData>
              </a:graphic>
            </wp:inline>
          </w:drawing>
        </w:r>
      </w:ins>
    </w:p>
    <w:p w14:paraId="44A57683" w14:textId="3C2B0F92" w:rsidR="007B347B" w:rsidRDefault="007B347B" w:rsidP="00DF4253">
      <w:pPr>
        <w:tabs>
          <w:tab w:val="left" w:pos="960"/>
        </w:tabs>
        <w:jc w:val="both"/>
        <w:rPr>
          <w:ins w:id="761" w:author="Salil Kapur" w:date="2017-04-06T19:03:00Z"/>
          <w:lang w:val="en-US"/>
        </w:rPr>
        <w:pPrChange w:id="762" w:author="Salil Kapur" w:date="2017-04-05T14:55:00Z">
          <w:pPr>
            <w:tabs>
              <w:tab w:val="left" w:pos="960"/>
            </w:tabs>
          </w:pPr>
        </w:pPrChange>
      </w:pPr>
      <w:ins w:id="763" w:author="Salil Kapur" w:date="2017-04-06T19:03:00Z">
        <w:r>
          <w:rPr>
            <w:lang w:val="en-US"/>
          </w:rPr>
          <w:t>Figure 7 Example of a Grayscale image</w:t>
        </w:r>
      </w:ins>
    </w:p>
    <w:p w14:paraId="7C21EA6B" w14:textId="77777777" w:rsidR="007B347B" w:rsidRDefault="007B347B" w:rsidP="00DF4253">
      <w:pPr>
        <w:tabs>
          <w:tab w:val="left" w:pos="960"/>
        </w:tabs>
        <w:jc w:val="both"/>
        <w:rPr>
          <w:ins w:id="764" w:author="Salil Kapur" w:date="2017-04-06T19:04:00Z"/>
          <w:lang w:val="en-US"/>
        </w:rPr>
        <w:pPrChange w:id="765" w:author="Salil Kapur" w:date="2017-04-05T14:55:00Z">
          <w:pPr>
            <w:tabs>
              <w:tab w:val="left" w:pos="960"/>
            </w:tabs>
          </w:pPr>
        </w:pPrChange>
      </w:pPr>
    </w:p>
    <w:p w14:paraId="5C7D8107" w14:textId="5018D38E" w:rsidR="007B347B" w:rsidRPr="007B347B" w:rsidRDefault="00A95201" w:rsidP="00DF4253">
      <w:pPr>
        <w:tabs>
          <w:tab w:val="left" w:pos="960"/>
        </w:tabs>
        <w:jc w:val="both"/>
        <w:rPr>
          <w:ins w:id="766" w:author="Salil Kapur" w:date="2017-04-06T18:46:00Z"/>
          <w:b/>
          <w:lang w:val="en-US"/>
          <w:rPrChange w:id="767" w:author="Salil Kapur" w:date="2017-04-06T19:04:00Z">
            <w:rPr>
              <w:ins w:id="768" w:author="Salil Kapur" w:date="2017-04-06T18:46:00Z"/>
              <w:lang w:val="en-US"/>
            </w:rPr>
          </w:rPrChange>
        </w:rPr>
        <w:pPrChange w:id="769" w:author="Salil Kapur" w:date="2017-04-05T14:55:00Z">
          <w:pPr>
            <w:tabs>
              <w:tab w:val="left" w:pos="960"/>
            </w:tabs>
          </w:pPr>
        </w:pPrChange>
      </w:pPr>
      <w:ins w:id="770" w:author="Salil Kapur" w:date="2017-04-06T19:04:00Z">
        <w:r>
          <w:rPr>
            <w:b/>
            <w:lang w:val="en-US"/>
            <w:rPrChange w:id="771" w:author="Salil Kapur" w:date="2017-04-06T19:04:00Z">
              <w:rPr>
                <w:b/>
                <w:lang w:val="en-US"/>
              </w:rPr>
            </w:rPrChange>
          </w:rPr>
          <w:t xml:space="preserve">RGB (Red, </w:t>
        </w:r>
        <w:r w:rsidR="007B347B" w:rsidRPr="007B347B">
          <w:rPr>
            <w:b/>
            <w:lang w:val="en-US"/>
            <w:rPrChange w:id="772" w:author="Salil Kapur" w:date="2017-04-06T19:04:00Z">
              <w:rPr>
                <w:lang w:val="en-US"/>
              </w:rPr>
            </w:rPrChange>
          </w:rPr>
          <w:t>Green</w:t>
        </w:r>
      </w:ins>
      <w:ins w:id="773" w:author="Salil Kapur" w:date="2017-04-06T19:14:00Z">
        <w:r>
          <w:rPr>
            <w:b/>
            <w:lang w:val="en-US"/>
          </w:rPr>
          <w:t>, Blue</w:t>
        </w:r>
      </w:ins>
      <w:ins w:id="774" w:author="Salil Kapur" w:date="2017-04-06T19:04:00Z">
        <w:r w:rsidR="007B347B" w:rsidRPr="007B347B">
          <w:rPr>
            <w:b/>
            <w:lang w:val="en-US"/>
            <w:rPrChange w:id="775" w:author="Salil Kapur" w:date="2017-04-06T19:04:00Z">
              <w:rPr>
                <w:lang w:val="en-US"/>
              </w:rPr>
            </w:rPrChange>
          </w:rPr>
          <w:t>)</w:t>
        </w:r>
      </w:ins>
    </w:p>
    <w:p w14:paraId="758BD8AE" w14:textId="77777777" w:rsidR="00B532CB" w:rsidRDefault="00B532CB" w:rsidP="00DF4253">
      <w:pPr>
        <w:tabs>
          <w:tab w:val="left" w:pos="960"/>
        </w:tabs>
        <w:jc w:val="both"/>
        <w:rPr>
          <w:ins w:id="776" w:author="Salil Kapur" w:date="2017-04-06T19:04:00Z"/>
          <w:lang w:val="en-US"/>
        </w:rPr>
        <w:pPrChange w:id="777" w:author="Salil Kapur" w:date="2017-04-05T14:55:00Z">
          <w:pPr>
            <w:tabs>
              <w:tab w:val="left" w:pos="960"/>
            </w:tabs>
          </w:pPr>
        </w:pPrChange>
      </w:pPr>
    </w:p>
    <w:p w14:paraId="05D9AF5B" w14:textId="3AE00D9C" w:rsidR="007B347B" w:rsidRDefault="007B347B" w:rsidP="00DF4253">
      <w:pPr>
        <w:tabs>
          <w:tab w:val="left" w:pos="960"/>
        </w:tabs>
        <w:jc w:val="both"/>
        <w:rPr>
          <w:ins w:id="778" w:author="Salil Kapur" w:date="2017-04-06T19:17:00Z"/>
          <w:lang w:val="en-US"/>
        </w:rPr>
        <w:pPrChange w:id="779" w:author="Salil Kapur" w:date="2017-04-05T14:55:00Z">
          <w:pPr>
            <w:tabs>
              <w:tab w:val="left" w:pos="960"/>
            </w:tabs>
          </w:pPr>
        </w:pPrChange>
      </w:pPr>
      <w:ins w:id="780" w:author="Salil Kapur" w:date="2017-04-06T19:04:00Z">
        <w:r>
          <w:rPr>
            <w:lang w:val="en-US"/>
          </w:rPr>
          <w:t>This is one of the most common color space that is used in the</w:t>
        </w:r>
      </w:ins>
      <w:ins w:id="781" w:author="Salil Kapur" w:date="2017-04-06T19:11:00Z">
        <w:r w:rsidR="00A95201">
          <w:rPr>
            <w:lang w:val="en-US"/>
          </w:rPr>
          <w:t xml:space="preserve"> image processing world and otherwise. Most images that you view over the internet or in your books are in the RGB space. </w:t>
        </w:r>
      </w:ins>
      <w:ins w:id="782" w:author="Salil Kapur" w:date="2017-04-06T19:13:00Z">
        <w:r w:rsidR="00A95201">
          <w:rPr>
            <w:lang w:val="en-US"/>
          </w:rPr>
          <w:t xml:space="preserve">In </w:t>
        </w:r>
      </w:ins>
      <w:ins w:id="783" w:author="Salil Kapur" w:date="2017-04-06T19:11:00Z">
        <w:r w:rsidR="00A95201">
          <w:rPr>
            <w:lang w:val="en-US"/>
          </w:rPr>
          <w:t>a typical RGB image</w:t>
        </w:r>
      </w:ins>
      <w:ins w:id="784" w:author="Salil Kapur" w:date="2017-04-06T19:04:00Z">
        <w:r>
          <w:rPr>
            <w:lang w:val="en-US"/>
          </w:rPr>
          <w:t xml:space="preserve"> </w:t>
        </w:r>
      </w:ins>
      <w:ins w:id="785" w:author="Salil Kapur" w:date="2017-04-06T19:13:00Z">
        <w:r w:rsidR="00A95201">
          <w:rPr>
            <w:lang w:val="en-US"/>
          </w:rPr>
          <w:t>each pixel is a comb</w:t>
        </w:r>
        <w:r w:rsidR="00146845">
          <w:rPr>
            <w:lang w:val="en-US"/>
          </w:rPr>
          <w:t xml:space="preserve">ination of three values each </w:t>
        </w:r>
        <w:r w:rsidR="00A95201">
          <w:rPr>
            <w:lang w:val="en-US"/>
          </w:rPr>
          <w:t xml:space="preserve">representing a color </w:t>
        </w:r>
        <w:r w:rsidR="00A95201">
          <w:rPr>
            <w:lang w:val="en-US"/>
          </w:rPr>
          <w:lastRenderedPageBreak/>
          <w:t>in Red, Green and Blue</w:t>
        </w:r>
      </w:ins>
      <w:ins w:id="786" w:author="Salil Kapur" w:date="2017-04-06T19:16:00Z">
        <w:r w:rsidR="00146845">
          <w:rPr>
            <w:lang w:val="en-US"/>
          </w:rPr>
          <w:t xml:space="preserve"> channels</w:t>
        </w:r>
      </w:ins>
      <w:ins w:id="787" w:author="Salil Kapur" w:date="2017-04-06T19:13:00Z">
        <w:r w:rsidR="00A95201">
          <w:rPr>
            <w:lang w:val="en-US"/>
          </w:rPr>
          <w:t xml:space="preserve">. White color in RGB space is written as (255, 255, 255) and Black is written as (0, 0, 0). Red, Green and Blue are represented by (255, 0, 0), (0, 255, 0) and (0, 0, 255) </w:t>
        </w:r>
      </w:ins>
      <w:ins w:id="788" w:author="Salil Kapur" w:date="2017-04-06T19:16:00Z">
        <w:r w:rsidR="00A95201">
          <w:rPr>
            <w:lang w:val="en-US"/>
          </w:rPr>
          <w:t>respectively</w:t>
        </w:r>
      </w:ins>
      <w:ins w:id="789" w:author="Salil Kapur" w:date="2017-04-06T19:13:00Z">
        <w:r w:rsidR="00A95201">
          <w:rPr>
            <w:lang w:val="en-US"/>
          </w:rPr>
          <w:t>. Any other color is just a combination of some values of Red, Green and Blue.</w:t>
        </w:r>
      </w:ins>
      <w:ins w:id="790" w:author="Salil Kapur" w:date="2017-04-06T19:17:00Z">
        <w:r w:rsidR="00146845">
          <w:rPr>
            <w:lang w:val="en-US"/>
          </w:rPr>
          <w:t xml:space="preserve"> Try to remember your painting class as a kid where you used to mix the primary colors to create a new color. That simple!</w:t>
        </w:r>
      </w:ins>
    </w:p>
    <w:p w14:paraId="2DC0072D" w14:textId="77777777" w:rsidR="00146845" w:rsidRDefault="00146845" w:rsidP="00DF4253">
      <w:pPr>
        <w:tabs>
          <w:tab w:val="left" w:pos="960"/>
        </w:tabs>
        <w:jc w:val="both"/>
        <w:rPr>
          <w:ins w:id="791" w:author="Salil Kapur" w:date="2017-04-06T19:17:00Z"/>
          <w:lang w:val="en-US"/>
        </w:rPr>
        <w:pPrChange w:id="792" w:author="Salil Kapur" w:date="2017-04-05T14:55:00Z">
          <w:pPr>
            <w:tabs>
              <w:tab w:val="left" w:pos="960"/>
            </w:tabs>
          </w:pPr>
        </w:pPrChange>
      </w:pPr>
    </w:p>
    <w:p w14:paraId="22C13125" w14:textId="3468CE5F" w:rsidR="00146845" w:rsidRPr="00146845" w:rsidRDefault="00615647" w:rsidP="00DF4253">
      <w:pPr>
        <w:tabs>
          <w:tab w:val="left" w:pos="960"/>
        </w:tabs>
        <w:jc w:val="both"/>
        <w:rPr>
          <w:ins w:id="793" w:author="Salil Kapur" w:date="2017-04-06T19:11:00Z"/>
          <w:b/>
          <w:lang w:val="en-US"/>
          <w:rPrChange w:id="794" w:author="Salil Kapur" w:date="2017-04-06T19:18:00Z">
            <w:rPr>
              <w:ins w:id="795" w:author="Salil Kapur" w:date="2017-04-06T19:11:00Z"/>
              <w:lang w:val="en-US"/>
            </w:rPr>
          </w:rPrChange>
        </w:rPr>
        <w:pPrChange w:id="796" w:author="Salil Kapur" w:date="2017-04-05T14:55:00Z">
          <w:pPr>
            <w:tabs>
              <w:tab w:val="left" w:pos="960"/>
            </w:tabs>
          </w:pPr>
        </w:pPrChange>
      </w:pPr>
      <w:ins w:id="797" w:author="Salil Kapur" w:date="2017-04-06T19:17:00Z">
        <w:r>
          <w:rPr>
            <w:b/>
            <w:lang w:val="en-US"/>
            <w:rPrChange w:id="798" w:author="Salil Kapur" w:date="2017-04-06T19:18:00Z">
              <w:rPr>
                <w:b/>
                <w:lang w:val="en-US"/>
              </w:rPr>
            </w:rPrChange>
          </w:rPr>
          <w:t xml:space="preserve">HSV (Hue, </w:t>
        </w:r>
        <w:r w:rsidR="00146845" w:rsidRPr="00146845">
          <w:rPr>
            <w:b/>
            <w:lang w:val="en-US"/>
            <w:rPrChange w:id="799" w:author="Salil Kapur" w:date="2017-04-06T19:18:00Z">
              <w:rPr>
                <w:lang w:val="en-US"/>
              </w:rPr>
            </w:rPrChange>
          </w:rPr>
          <w:t>Saturation</w:t>
        </w:r>
      </w:ins>
      <w:ins w:id="800" w:author="Salil Kapur" w:date="2017-04-06T20:22:00Z">
        <w:r>
          <w:rPr>
            <w:b/>
            <w:lang w:val="en-US"/>
          </w:rPr>
          <w:t>, Value</w:t>
        </w:r>
      </w:ins>
      <w:ins w:id="801" w:author="Salil Kapur" w:date="2017-04-06T19:17:00Z">
        <w:r w:rsidR="00146845" w:rsidRPr="00146845">
          <w:rPr>
            <w:b/>
            <w:lang w:val="en-US"/>
            <w:rPrChange w:id="802" w:author="Salil Kapur" w:date="2017-04-06T19:18:00Z">
              <w:rPr>
                <w:lang w:val="en-US"/>
              </w:rPr>
            </w:rPrChange>
          </w:rPr>
          <w:t>)</w:t>
        </w:r>
      </w:ins>
    </w:p>
    <w:p w14:paraId="311064AC" w14:textId="77777777" w:rsidR="00A95201" w:rsidRDefault="00A95201" w:rsidP="00DF4253">
      <w:pPr>
        <w:tabs>
          <w:tab w:val="left" w:pos="960"/>
        </w:tabs>
        <w:jc w:val="both"/>
        <w:rPr>
          <w:ins w:id="803" w:author="Salil Kapur" w:date="2017-04-06T20:14:00Z"/>
          <w:lang w:val="en-US"/>
        </w:rPr>
        <w:pPrChange w:id="804" w:author="Salil Kapur" w:date="2017-04-05T14:55:00Z">
          <w:pPr>
            <w:tabs>
              <w:tab w:val="left" w:pos="960"/>
            </w:tabs>
          </w:pPr>
        </w:pPrChange>
      </w:pPr>
    </w:p>
    <w:p w14:paraId="2BED45BD" w14:textId="5451E2A2" w:rsidR="00615647" w:rsidRDefault="00615647" w:rsidP="00DF4253">
      <w:pPr>
        <w:tabs>
          <w:tab w:val="left" w:pos="960"/>
        </w:tabs>
        <w:jc w:val="both"/>
        <w:rPr>
          <w:ins w:id="805" w:author="Salil Kapur" w:date="2017-04-06T20:30:00Z"/>
          <w:lang w:val="en-US"/>
        </w:rPr>
        <w:pPrChange w:id="806" w:author="Salil Kapur" w:date="2017-04-05T14:55:00Z">
          <w:pPr>
            <w:tabs>
              <w:tab w:val="left" w:pos="960"/>
            </w:tabs>
          </w:pPr>
        </w:pPrChange>
      </w:pPr>
      <w:ins w:id="807" w:author="Salil Kapur" w:date="2017-04-06T20:14:00Z">
        <w:r>
          <w:rPr>
            <w:lang w:val="en-US"/>
          </w:rPr>
          <w:t xml:space="preserve">This is a cylindrical coordinate system where we try to represent the RGB values in a cylindrical system. Figure 8 further </w:t>
        </w:r>
      </w:ins>
      <w:ins w:id="808" w:author="Salil Kapur" w:date="2017-04-06T20:16:00Z">
        <w:r>
          <w:rPr>
            <w:lang w:val="en-US"/>
          </w:rPr>
          <w:t>illustrates</w:t>
        </w:r>
      </w:ins>
      <w:ins w:id="809" w:author="Salil Kapur" w:date="2017-04-06T20:14:00Z">
        <w:r>
          <w:rPr>
            <w:lang w:val="en-US"/>
          </w:rPr>
          <w:t xml:space="preserve"> </w:t>
        </w:r>
      </w:ins>
      <w:ins w:id="810" w:author="Salil Kapur" w:date="2017-04-06T20:16:00Z">
        <w:r>
          <w:rPr>
            <w:lang w:val="en-US"/>
          </w:rPr>
          <w:t>this concept. The HSV color space was designed keeping mind the unintuitive nature of the RGB space. There is no clear intuition to how the color progress in the RGB space. HSV scale handles this perfectly in the sense that you can fix the Hue and then generate different shades of that hue by jus</w:t>
        </w:r>
        <w:r w:rsidR="00C51908">
          <w:rPr>
            <w:lang w:val="en-US"/>
          </w:rPr>
          <w:t>t varying values and s</w:t>
        </w:r>
        <w:r>
          <w:rPr>
            <w:lang w:val="en-US"/>
          </w:rPr>
          <w:t>aturation.</w:t>
        </w:r>
      </w:ins>
    </w:p>
    <w:p w14:paraId="60FBCE9A" w14:textId="77777777" w:rsidR="004F64F9" w:rsidRDefault="004F64F9" w:rsidP="00DF4253">
      <w:pPr>
        <w:tabs>
          <w:tab w:val="left" w:pos="960"/>
        </w:tabs>
        <w:jc w:val="both"/>
        <w:rPr>
          <w:ins w:id="811" w:author="Salil Kapur" w:date="2017-04-06T20:30:00Z"/>
          <w:lang w:val="en-US"/>
        </w:rPr>
        <w:pPrChange w:id="812" w:author="Salil Kapur" w:date="2017-04-05T14:55:00Z">
          <w:pPr>
            <w:tabs>
              <w:tab w:val="left" w:pos="960"/>
            </w:tabs>
          </w:pPr>
        </w:pPrChange>
      </w:pPr>
    </w:p>
    <w:p w14:paraId="1CA46F23" w14:textId="453EDE1C" w:rsidR="00C51908" w:rsidRDefault="00C51908" w:rsidP="00DF4253">
      <w:pPr>
        <w:tabs>
          <w:tab w:val="left" w:pos="960"/>
        </w:tabs>
        <w:jc w:val="both"/>
        <w:rPr>
          <w:ins w:id="813" w:author="Salil Kapur" w:date="2017-04-06T20:30:00Z"/>
          <w:lang w:val="en-US"/>
        </w:rPr>
        <w:pPrChange w:id="814" w:author="Salil Kapur" w:date="2017-04-05T14:55:00Z">
          <w:pPr>
            <w:tabs>
              <w:tab w:val="left" w:pos="960"/>
            </w:tabs>
          </w:pPr>
        </w:pPrChange>
      </w:pPr>
      <w:ins w:id="815" w:author="Salil Kapur" w:date="2017-04-06T20:30:00Z">
        <w:r>
          <w:rPr>
            <w:noProof/>
            <w:lang w:eastAsia="en-GB"/>
          </w:rPr>
          <w:drawing>
            <wp:inline distT="0" distB="0" distL="0" distR="0" wp14:anchorId="17DBB3F6" wp14:editId="1E23305A">
              <wp:extent cx="3827936" cy="287095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s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5695" cy="2876771"/>
                      </a:xfrm>
                      <a:prstGeom prst="rect">
                        <a:avLst/>
                      </a:prstGeom>
                    </pic:spPr>
                  </pic:pic>
                </a:graphicData>
              </a:graphic>
            </wp:inline>
          </w:drawing>
        </w:r>
      </w:ins>
    </w:p>
    <w:p w14:paraId="3731CA87" w14:textId="6F61F943" w:rsidR="004F64F9" w:rsidRDefault="00C51908" w:rsidP="00DF4253">
      <w:pPr>
        <w:tabs>
          <w:tab w:val="left" w:pos="960"/>
        </w:tabs>
        <w:jc w:val="both"/>
        <w:rPr>
          <w:ins w:id="816" w:author="Salil Kapur" w:date="2017-04-06T19:18:00Z"/>
          <w:lang w:val="en-US"/>
        </w:rPr>
        <w:pPrChange w:id="817" w:author="Salil Kapur" w:date="2017-04-05T14:55:00Z">
          <w:pPr>
            <w:tabs>
              <w:tab w:val="left" w:pos="960"/>
            </w:tabs>
          </w:pPr>
        </w:pPrChange>
      </w:pPr>
      <w:ins w:id="818" w:author="Salil Kapur" w:date="2017-04-06T20:30:00Z">
        <w:r>
          <w:rPr>
            <w:lang w:val="en-US"/>
          </w:rPr>
          <w:t>(</w:t>
        </w:r>
        <w:r w:rsidR="004F64F9" w:rsidRPr="004F64F9">
          <w:rPr>
            <w:lang w:val="en-US"/>
          </w:rPr>
          <w:t xml:space="preserve">By HSV_color_solid_cylinder.png: </w:t>
        </w:r>
        <w:proofErr w:type="spellStart"/>
        <w:r w:rsidR="004F64F9" w:rsidRPr="004F64F9">
          <w:rPr>
            <w:lang w:val="en-US"/>
          </w:rPr>
          <w:t>SharkDderivative</w:t>
        </w:r>
        <w:proofErr w:type="spellEnd"/>
        <w:r w:rsidR="004F64F9" w:rsidRPr="004F64F9">
          <w:rPr>
            <w:lang w:val="en-US"/>
          </w:rPr>
          <w:t xml:space="preserve"> work: </w:t>
        </w:r>
        <w:proofErr w:type="spellStart"/>
        <w:proofErr w:type="gramStart"/>
        <w:r w:rsidR="004F64F9" w:rsidRPr="004F64F9">
          <w:rPr>
            <w:lang w:val="en-US"/>
          </w:rPr>
          <w:t>SharkD</w:t>
        </w:r>
        <w:proofErr w:type="spellEnd"/>
        <w:r w:rsidR="004F64F9" w:rsidRPr="004F64F9">
          <w:rPr>
            <w:lang w:val="en-US"/>
          </w:rPr>
          <w:t xml:space="preserve">  Talk</w:t>
        </w:r>
        <w:proofErr w:type="gramEnd"/>
        <w:r w:rsidR="004F64F9" w:rsidRPr="004F64F9">
          <w:rPr>
            <w:lang w:val="en-US"/>
          </w:rPr>
          <w:t xml:space="preserve"> - HSV_color_solid_cylinder.png, CC BY-SA 3.0, https://commons.wikimedia.org/w/index.php?curid=9801673</w:t>
        </w:r>
        <w:r>
          <w:rPr>
            <w:lang w:val="en-US"/>
          </w:rPr>
          <w:t>)</w:t>
        </w:r>
      </w:ins>
    </w:p>
    <w:p w14:paraId="20488364" w14:textId="77777777" w:rsidR="00146845" w:rsidRDefault="00146845" w:rsidP="00DF4253">
      <w:pPr>
        <w:tabs>
          <w:tab w:val="left" w:pos="960"/>
        </w:tabs>
        <w:jc w:val="both"/>
        <w:rPr>
          <w:ins w:id="819" w:author="Salil Kapur" w:date="2017-04-06T16:40:00Z"/>
          <w:lang w:val="en-US"/>
        </w:rPr>
        <w:pPrChange w:id="820" w:author="Salil Kapur" w:date="2017-04-05T14:55:00Z">
          <w:pPr>
            <w:tabs>
              <w:tab w:val="left" w:pos="960"/>
            </w:tabs>
          </w:pPr>
        </w:pPrChange>
      </w:pPr>
    </w:p>
    <w:p w14:paraId="424264B0" w14:textId="582F5D4A" w:rsidR="00C80F2B" w:rsidRDefault="00803BA2" w:rsidP="00DF4253">
      <w:pPr>
        <w:tabs>
          <w:tab w:val="left" w:pos="960"/>
        </w:tabs>
        <w:jc w:val="both"/>
        <w:rPr>
          <w:lang w:val="en-US"/>
        </w:rPr>
        <w:pPrChange w:id="821" w:author="Salil Kapur" w:date="2017-04-05T14:55:00Z">
          <w:pPr>
            <w:tabs>
              <w:tab w:val="left" w:pos="960"/>
            </w:tabs>
          </w:pPr>
        </w:pPrChange>
      </w:pPr>
      <w:ins w:id="822" w:author="Salil Kapur" w:date="2017-04-06T16:40:00Z">
        <w:r>
          <w:rPr>
            <w:lang w:val="en-US"/>
          </w:rPr>
          <w:t xml:space="preserve">At the beginning of the chapter we said, an image is stored in the form of a 2-D matrix. So how do we </w:t>
        </w:r>
      </w:ins>
      <w:ins w:id="823" w:author="Salil Kapur" w:date="2017-04-06T16:44:00Z">
        <w:r>
          <w:rPr>
            <w:lang w:val="en-US"/>
          </w:rPr>
          <w:t>accommodate</w:t>
        </w:r>
      </w:ins>
      <w:ins w:id="824" w:author="Salil Kapur" w:date="2017-04-06T16:40:00Z">
        <w:r>
          <w:rPr>
            <w:lang w:val="en-US"/>
          </w:rPr>
          <w:t xml:space="preserve"> </w:t>
        </w:r>
      </w:ins>
      <w:ins w:id="825" w:author="Salil Kapur" w:date="2017-04-06T16:44:00Z">
        <w:r>
          <w:rPr>
            <w:lang w:val="en-US"/>
          </w:rPr>
          <w:t xml:space="preserve">for the multiple channels in the image? Simple, we have multiple 2-D matrices for each channel. A little exercise </w:t>
        </w:r>
      </w:ins>
      <w:ins w:id="826" w:author="Salil Kapur" w:date="2017-04-06T16:45:00Z">
        <w:r>
          <w:rPr>
            <w:lang w:val="en-US"/>
          </w:rPr>
          <w:t>–</w:t>
        </w:r>
      </w:ins>
      <w:ins w:id="827" w:author="Salil Kapur" w:date="2017-04-06T16:44:00Z">
        <w:r>
          <w:rPr>
            <w:lang w:val="en-US"/>
          </w:rPr>
          <w:t xml:space="preserve"> How </w:t>
        </w:r>
      </w:ins>
      <w:ins w:id="828" w:author="Salil Kapur" w:date="2017-04-06T16:45:00Z">
        <w:r>
          <w:rPr>
            <w:lang w:val="en-US"/>
          </w:rPr>
          <w:t>many matrices will a grayscale image have?</w:t>
        </w:r>
      </w:ins>
      <w:del w:id="829" w:author="Salil Kapur" w:date="2017-04-06T20:31:00Z">
        <w:r w:rsidR="001A6D0F" w:rsidDel="00502B4B">
          <w:rPr>
            <w:lang w:val="en-US"/>
          </w:rPr>
          <w:delText xml:space="preserve"> </w:delText>
        </w:r>
      </w:del>
      <w:del w:id="830" w:author="Salil Kapur" w:date="2017-04-06T16:35:00Z">
        <w:r w:rsidR="00BC74BB" w:rsidDel="00CE4C55">
          <w:rPr>
            <w:lang w:val="en-US"/>
          </w:rPr>
          <w:delText xml:space="preserve">An image is 2D matrix of </w:delText>
        </w:r>
        <w:r w:rsidR="007E7B29" w:rsidDel="00CE4C55">
          <w:rPr>
            <w:lang w:val="en-US"/>
          </w:rPr>
          <w:delText xml:space="preserve">the pixel intensity value of the colors in the color space and generally intensity value of a color is represented by 8 bits. </w:delText>
        </w:r>
      </w:del>
      <w:del w:id="831" w:author="Salil Kapur" w:date="2017-04-06T16:36:00Z">
        <w:r w:rsidR="007E7B29" w:rsidDel="00CE4C55">
          <w:rPr>
            <w:lang w:val="en-US"/>
          </w:rPr>
          <w:delText>For</w:delText>
        </w:r>
        <w:r w:rsidR="00C80F2B" w:rsidDel="00CE4C55">
          <w:rPr>
            <w:lang w:val="en-US"/>
          </w:rPr>
          <w:delText xml:space="preserve"> </w:delText>
        </w:r>
        <w:r w:rsidR="0078270F" w:rsidDel="00CE4C55">
          <w:rPr>
            <w:lang w:val="en-US"/>
          </w:rPr>
          <w:delText>example,</w:delText>
        </w:r>
        <w:r w:rsidR="00C80F2B" w:rsidDel="00CE4C55">
          <w:rPr>
            <w:lang w:val="en-US"/>
          </w:rPr>
          <w:delText xml:space="preserve"> in RGB color mode each pixel value of each color is represented by 8 bits and there are 3 colors therefore 24 bits will be used to determine</w:delText>
        </w:r>
      </w:del>
      <w:del w:id="832" w:author="Salil Kapur" w:date="2017-04-06T16:08:00Z">
        <w:r w:rsidR="00C80F2B" w:rsidDel="000B2057">
          <w:rPr>
            <w:lang w:val="en-US"/>
          </w:rPr>
          <w:delText>d</w:delText>
        </w:r>
      </w:del>
      <w:del w:id="833" w:author="Salil Kapur" w:date="2017-04-06T16:36:00Z">
        <w:r w:rsidR="00C80F2B" w:rsidDel="00CE4C55">
          <w:rPr>
            <w:lang w:val="en-US"/>
          </w:rPr>
          <w:delText xml:space="preserve"> the color of a pixel. The values of R, G and B will determine the actual color of the image. </w:delText>
        </w:r>
      </w:del>
      <w:del w:id="834" w:author="Salil Kapur" w:date="2017-04-06T16:37:00Z">
        <w:r w:rsidR="00C80F2B" w:rsidDel="00CE4C55">
          <w:rPr>
            <w:lang w:val="en-US"/>
          </w:rPr>
          <w:delText>If the red value is 255(the value will be between 0 and 255 since 8 bits are used to represent the color) and both G and B are 0 then the color of that pixel will be red, if all are 255 then the color will be white and if all are 0 then the color will be black.</w:delText>
        </w:r>
      </w:del>
    </w:p>
    <w:p w14:paraId="72D485F1" w14:textId="77777777" w:rsidR="00C80F2B" w:rsidDel="00C046C1" w:rsidRDefault="00C80F2B" w:rsidP="00DF4253">
      <w:pPr>
        <w:tabs>
          <w:tab w:val="left" w:pos="960"/>
        </w:tabs>
        <w:jc w:val="both"/>
        <w:rPr>
          <w:del w:id="835" w:author="Salil Kapur" w:date="2017-04-06T20:34:00Z"/>
          <w:lang w:val="en-US"/>
        </w:rPr>
        <w:pPrChange w:id="836" w:author="Salil Kapur" w:date="2017-04-05T14:55:00Z">
          <w:pPr>
            <w:tabs>
              <w:tab w:val="left" w:pos="960"/>
            </w:tabs>
          </w:pPr>
        </w:pPrChange>
      </w:pPr>
    </w:p>
    <w:p w14:paraId="1809E8BC" w14:textId="4367AD3B" w:rsidR="0078270F" w:rsidDel="00C046C1" w:rsidRDefault="00C80F2B" w:rsidP="00DF4253">
      <w:pPr>
        <w:tabs>
          <w:tab w:val="left" w:pos="960"/>
        </w:tabs>
        <w:jc w:val="both"/>
        <w:rPr>
          <w:del w:id="837" w:author="Salil Kapur" w:date="2017-04-06T20:34:00Z"/>
          <w:lang w:val="en-US"/>
        </w:rPr>
        <w:pPrChange w:id="838" w:author="Salil Kapur" w:date="2017-04-05T14:55:00Z">
          <w:pPr>
            <w:tabs>
              <w:tab w:val="left" w:pos="960"/>
            </w:tabs>
          </w:pPr>
        </w:pPrChange>
      </w:pPr>
      <w:del w:id="839" w:author="Salil Kapur" w:date="2017-04-06T20:34:00Z">
        <w:r w:rsidDel="00C046C1">
          <w:rPr>
            <w:lang w:val="en-US"/>
          </w:rPr>
          <w:delText>In case of color modes which use</w:delText>
        </w:r>
      </w:del>
      <w:del w:id="840" w:author="Salil Kapur" w:date="2017-04-06T16:39:00Z">
        <w:r w:rsidDel="00803BA2">
          <w:rPr>
            <w:lang w:val="en-US"/>
          </w:rPr>
          <w:delText>s</w:delText>
        </w:r>
      </w:del>
      <w:del w:id="841" w:author="Salil Kapur" w:date="2017-04-06T20:34:00Z">
        <w:r w:rsidDel="00C046C1">
          <w:rPr>
            <w:lang w:val="en-US"/>
          </w:rPr>
          <w:delText xml:space="preserve"> mixture of more than one color to determine the color of the image multiple 2D matrices will be used to determine the pixel value of the image w</w:delText>
        </w:r>
        <w:r w:rsidR="001B1165" w:rsidDel="00C046C1">
          <w:rPr>
            <w:lang w:val="en-US"/>
          </w:rPr>
          <w:delText>here each matrix represents one of the color in the color space, these are called color channels for example in RGB R</w:delText>
        </w:r>
        <w:r w:rsidR="008947B0" w:rsidDel="00C046C1">
          <w:rPr>
            <w:lang w:val="en-US"/>
          </w:rPr>
          <w:delText>ed</w:delText>
        </w:r>
        <w:r w:rsidR="001B1165" w:rsidDel="00C046C1">
          <w:rPr>
            <w:lang w:val="en-US"/>
          </w:rPr>
          <w:delText>, B</w:delText>
        </w:r>
        <w:r w:rsidR="008947B0" w:rsidDel="00C046C1">
          <w:rPr>
            <w:lang w:val="en-US"/>
          </w:rPr>
          <w:delText>lue</w:delText>
        </w:r>
        <w:r w:rsidR="001B1165" w:rsidDel="00C046C1">
          <w:rPr>
            <w:lang w:val="en-US"/>
          </w:rPr>
          <w:delText xml:space="preserve"> and G</w:delText>
        </w:r>
        <w:r w:rsidR="008947B0" w:rsidDel="00C046C1">
          <w:rPr>
            <w:lang w:val="en-US"/>
          </w:rPr>
          <w:delText>reen</w:delText>
        </w:r>
        <w:r w:rsidR="001B1165" w:rsidDel="00C046C1">
          <w:rPr>
            <w:lang w:val="en-US"/>
          </w:rPr>
          <w:delText xml:space="preserve"> a</w:delText>
        </w:r>
        <w:r w:rsidR="006A4272" w:rsidDel="00C046C1">
          <w:rPr>
            <w:lang w:val="en-US"/>
          </w:rPr>
          <w:delText>re the color channels and each color is represented by different 2D matrix.</w:delText>
        </w:r>
      </w:del>
    </w:p>
    <w:p w14:paraId="53BC36A0" w14:textId="77777777" w:rsidR="0078270F" w:rsidRDefault="0078270F" w:rsidP="00DF4253">
      <w:pPr>
        <w:tabs>
          <w:tab w:val="left" w:pos="960"/>
        </w:tabs>
        <w:jc w:val="both"/>
        <w:rPr>
          <w:lang w:val="en-US"/>
        </w:rPr>
        <w:pPrChange w:id="842" w:author="Salil Kapur" w:date="2017-04-05T14:55:00Z">
          <w:pPr>
            <w:tabs>
              <w:tab w:val="left" w:pos="960"/>
            </w:tabs>
          </w:pPr>
        </w:pPrChange>
      </w:pPr>
    </w:p>
    <w:p w14:paraId="69ACFA52" w14:textId="0EB67C0E" w:rsidR="001A6D0F" w:rsidRDefault="0078270F" w:rsidP="00DF4253">
      <w:pPr>
        <w:tabs>
          <w:tab w:val="left" w:pos="960"/>
        </w:tabs>
        <w:jc w:val="both"/>
        <w:rPr>
          <w:lang w:val="en-US"/>
        </w:rPr>
        <w:pPrChange w:id="843" w:author="Salil Kapur" w:date="2017-04-05T14:55:00Z">
          <w:pPr>
            <w:tabs>
              <w:tab w:val="left" w:pos="960"/>
            </w:tabs>
          </w:pPr>
        </w:pPrChange>
      </w:pPr>
      <w:r>
        <w:rPr>
          <w:lang w:val="en-US"/>
        </w:rPr>
        <w:t>If you try to print the pixel value of a</w:t>
      </w:r>
      <w:del w:id="844" w:author="Salil Kapur" w:date="2017-04-06T16:08:00Z">
        <w:r w:rsidDel="000B2057">
          <w:rPr>
            <w:lang w:val="en-US"/>
          </w:rPr>
          <w:delText>n</w:delText>
        </w:r>
      </w:del>
      <w:r>
        <w:rPr>
          <w:lang w:val="en-US"/>
        </w:rPr>
        <w:t xml:space="preserve"> grayscale image you will only get one value but if you try to print the pixel value of a RGB image then you will get three values, this shows that RGB has three channels red, green, blue and grayscale images have only one value.</w:t>
      </w:r>
    </w:p>
    <w:p w14:paraId="325B4EAA" w14:textId="77777777" w:rsidR="00943CF1" w:rsidRDefault="00943CF1" w:rsidP="00DF4253">
      <w:pPr>
        <w:tabs>
          <w:tab w:val="left" w:pos="960"/>
        </w:tabs>
        <w:jc w:val="both"/>
        <w:rPr>
          <w:lang w:val="en-US"/>
        </w:rPr>
        <w:pPrChange w:id="845" w:author="Salil Kapur" w:date="2017-04-05T14:55:00Z">
          <w:pPr>
            <w:tabs>
              <w:tab w:val="left" w:pos="960"/>
            </w:tabs>
          </w:pPr>
        </w:pPrChange>
      </w:pPr>
    </w:p>
    <w:p w14:paraId="1F00541C" w14:textId="77777777" w:rsidR="00943CF1" w:rsidRPr="00D5473F" w:rsidRDefault="00943CF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4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&gt;&gt;&gt; from PIL import Image</w:t>
      </w:r>
    </w:p>
    <w:p w14:paraId="6AA77DF3" w14:textId="77777777" w:rsidR="00943CF1" w:rsidRPr="00D5473F" w:rsidRDefault="00943CF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4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 xml:space="preserve">&gt;&gt;&gt; </w:t>
      </w:r>
      <w:proofErr w:type="spellStart"/>
      <w:r w:rsidRPr="00D5473F">
        <w:rPr>
          <w:rFonts w:ascii="Andale Mono" w:hAnsi="Andale Mono" w:cs="Menlo"/>
          <w:color w:val="000000"/>
          <w:sz w:val="22"/>
          <w:szCs w:val="22"/>
        </w:rPr>
        <w:t>img</w:t>
      </w:r>
      <w:proofErr w:type="spellEnd"/>
      <w:r w:rsidRPr="00D5473F">
        <w:rPr>
          <w:rFonts w:ascii="Andale Mono" w:hAnsi="Andale Mono" w:cs="Menlo"/>
          <w:color w:val="000000"/>
          <w:sz w:val="22"/>
          <w:szCs w:val="22"/>
        </w:rPr>
        <w:t xml:space="preserve"> = </w:t>
      </w:r>
      <w:proofErr w:type="spellStart"/>
      <w:r w:rsidRPr="00D5473F">
        <w:rPr>
          <w:rFonts w:ascii="Andale Mono" w:hAnsi="Andale Mono" w:cs="Menlo"/>
          <w:color w:val="000000"/>
          <w:sz w:val="22"/>
          <w:szCs w:val="22"/>
        </w:rPr>
        <w:t>Image.open</w:t>
      </w:r>
      <w:proofErr w:type="spellEnd"/>
      <w:r w:rsidRPr="00D5473F">
        <w:rPr>
          <w:rFonts w:ascii="Andale Mono" w:hAnsi="Andale Mono" w:cs="Menlo"/>
          <w:color w:val="000000"/>
          <w:sz w:val="22"/>
          <w:szCs w:val="22"/>
        </w:rPr>
        <w:t>("image.png")</w:t>
      </w:r>
    </w:p>
    <w:p w14:paraId="3697D3EE" w14:textId="77777777" w:rsidR="00943CF1" w:rsidRPr="00D5473F" w:rsidRDefault="00943CF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4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 xml:space="preserve">&gt;&gt;&gt; </w:t>
      </w:r>
      <w:proofErr w:type="spellStart"/>
      <w:proofErr w:type="gramStart"/>
      <w:r w:rsidRPr="00D5473F">
        <w:rPr>
          <w:rFonts w:ascii="Andale Mono" w:hAnsi="Andale Mono" w:cs="Menlo"/>
          <w:color w:val="000000"/>
          <w:sz w:val="22"/>
          <w:szCs w:val="22"/>
        </w:rPr>
        <w:t>img.getpixel</w:t>
      </w:r>
      <w:proofErr w:type="spellEnd"/>
      <w:proofErr w:type="gramEnd"/>
      <w:r w:rsidRPr="00D5473F">
        <w:rPr>
          <w:rFonts w:ascii="Andale Mono" w:hAnsi="Andale Mono" w:cs="Menlo"/>
          <w:color w:val="000000"/>
          <w:sz w:val="22"/>
          <w:szCs w:val="22"/>
        </w:rPr>
        <w:t>((100,100))</w:t>
      </w:r>
    </w:p>
    <w:p w14:paraId="1479B3CF" w14:textId="1BF3C1A0" w:rsidR="00815F8B" w:rsidRPr="00D5473F" w:rsidRDefault="00815F8B"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4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output</w:t>
      </w:r>
    </w:p>
    <w:p w14:paraId="79AA2694" w14:textId="77777777" w:rsidR="00943CF1" w:rsidRPr="00D5473F" w:rsidRDefault="00943CF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5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(132, 56, 40)</w:t>
      </w:r>
    </w:p>
    <w:p w14:paraId="73E59FDA" w14:textId="77777777" w:rsidR="00943CF1" w:rsidRPr="00D5473F" w:rsidRDefault="00943CF1" w:rsidP="00DF4253">
      <w:pPr>
        <w:tabs>
          <w:tab w:val="left" w:pos="960"/>
        </w:tabs>
        <w:jc w:val="both"/>
        <w:rPr>
          <w:rFonts w:ascii="Andale Mono" w:hAnsi="Andale Mono"/>
          <w:lang w:val="en-US"/>
        </w:rPr>
        <w:pPrChange w:id="851" w:author="Salil Kapur" w:date="2017-04-05T14:55:00Z">
          <w:pPr>
            <w:tabs>
              <w:tab w:val="left" w:pos="960"/>
            </w:tabs>
          </w:pPr>
        </w:pPrChange>
      </w:pPr>
    </w:p>
    <w:p w14:paraId="020FC0C7" w14:textId="77777777" w:rsidR="009A6536" w:rsidRPr="00D5473F" w:rsidRDefault="009A653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5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 xml:space="preserve">&gt;&gt;&gt; </w:t>
      </w:r>
      <w:proofErr w:type="spellStart"/>
      <w:proofErr w:type="gramStart"/>
      <w:r w:rsidRPr="00D5473F">
        <w:rPr>
          <w:rFonts w:ascii="Andale Mono" w:hAnsi="Andale Mono" w:cs="Menlo"/>
          <w:color w:val="000000"/>
          <w:sz w:val="22"/>
          <w:szCs w:val="22"/>
        </w:rPr>
        <w:t>img.convert</w:t>
      </w:r>
      <w:proofErr w:type="spellEnd"/>
      <w:proofErr w:type="gramEnd"/>
      <w:r w:rsidRPr="00D5473F">
        <w:rPr>
          <w:rFonts w:ascii="Andale Mono" w:hAnsi="Andale Mono" w:cs="Menlo"/>
          <w:color w:val="000000"/>
          <w:sz w:val="22"/>
          <w:szCs w:val="22"/>
        </w:rPr>
        <w:t>("L").</w:t>
      </w:r>
      <w:proofErr w:type="spellStart"/>
      <w:r w:rsidRPr="00D5473F">
        <w:rPr>
          <w:rFonts w:ascii="Andale Mono" w:hAnsi="Andale Mono" w:cs="Menlo"/>
          <w:color w:val="000000"/>
          <w:sz w:val="22"/>
          <w:szCs w:val="22"/>
        </w:rPr>
        <w:t>getpixel</w:t>
      </w:r>
      <w:proofErr w:type="spellEnd"/>
      <w:r w:rsidRPr="00D5473F">
        <w:rPr>
          <w:rFonts w:ascii="Andale Mono" w:hAnsi="Andale Mono" w:cs="Menlo"/>
          <w:color w:val="000000"/>
          <w:sz w:val="22"/>
          <w:szCs w:val="22"/>
        </w:rPr>
        <w:t>((100,100))</w:t>
      </w:r>
    </w:p>
    <w:p w14:paraId="69930B7A" w14:textId="492C2701" w:rsidR="00FF282C" w:rsidRPr="00D5473F" w:rsidRDefault="00FF282C"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5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output</w:t>
      </w:r>
    </w:p>
    <w:p w14:paraId="31634B9D" w14:textId="77777777" w:rsidR="009A6536" w:rsidRPr="00D5473F" w:rsidRDefault="009A653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85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D5473F">
        <w:rPr>
          <w:rFonts w:ascii="Andale Mono" w:hAnsi="Andale Mono" w:cs="Menlo"/>
          <w:color w:val="000000"/>
          <w:sz w:val="22"/>
          <w:szCs w:val="22"/>
        </w:rPr>
        <w:t>76</w:t>
      </w:r>
    </w:p>
    <w:p w14:paraId="0BF47F7B" w14:textId="77777777" w:rsidR="009A6536" w:rsidRDefault="009A6536" w:rsidP="00DF4253">
      <w:pPr>
        <w:tabs>
          <w:tab w:val="left" w:pos="960"/>
        </w:tabs>
        <w:jc w:val="both"/>
        <w:rPr>
          <w:lang w:val="en-US"/>
        </w:rPr>
        <w:pPrChange w:id="855" w:author="Salil Kapur" w:date="2017-04-05T14:55:00Z">
          <w:pPr>
            <w:tabs>
              <w:tab w:val="left" w:pos="960"/>
            </w:tabs>
          </w:pPr>
        </w:pPrChange>
      </w:pPr>
    </w:p>
    <w:p w14:paraId="251D6537" w14:textId="55D8698A" w:rsidR="005001D1" w:rsidRDefault="005F53FF" w:rsidP="00DF4253">
      <w:pPr>
        <w:tabs>
          <w:tab w:val="left" w:pos="960"/>
        </w:tabs>
        <w:jc w:val="both"/>
        <w:outlineLvl w:val="0"/>
        <w:rPr>
          <w:lang w:val="en-US"/>
        </w:rPr>
        <w:pPrChange w:id="856" w:author="Salil Kapur" w:date="2017-04-05T14:55:00Z">
          <w:pPr>
            <w:tabs>
              <w:tab w:val="left" w:pos="960"/>
            </w:tabs>
            <w:outlineLvl w:val="0"/>
          </w:pPr>
        </w:pPrChange>
      </w:pPr>
      <w:r>
        <w:rPr>
          <w:lang w:val="en-US"/>
        </w:rPr>
        <w:t xml:space="preserve">The </w:t>
      </w:r>
      <w:ins w:id="857" w:author="Salil Kapur" w:date="2017-04-06T23:37:00Z">
        <w:r w:rsidR="0002691A">
          <w:rPr>
            <w:lang w:val="en-US"/>
          </w:rPr>
          <w:t xml:space="preserve">following </w:t>
        </w:r>
      </w:ins>
      <w:r>
        <w:rPr>
          <w:lang w:val="en-US"/>
        </w:rPr>
        <w:t xml:space="preserve">figure </w:t>
      </w:r>
      <w:del w:id="858" w:author="Salil Kapur" w:date="2017-04-06T23:37:00Z">
        <w:r w:rsidDel="0002691A">
          <w:rPr>
            <w:lang w:val="en-US"/>
          </w:rPr>
          <w:delText xml:space="preserve">below </w:delText>
        </w:r>
      </w:del>
      <w:r>
        <w:rPr>
          <w:lang w:val="en-US"/>
        </w:rPr>
        <w:t>shows the different color channels in a RGB image.</w:t>
      </w:r>
      <w:r w:rsidR="005001D1">
        <w:rPr>
          <w:lang w:val="en-US"/>
        </w:rPr>
        <w:t xml:space="preserve"> </w:t>
      </w:r>
    </w:p>
    <w:p w14:paraId="1FBB3D5A" w14:textId="77777777" w:rsidR="000F0CA1" w:rsidRDefault="000F0CA1" w:rsidP="00DF4253">
      <w:pPr>
        <w:tabs>
          <w:tab w:val="left" w:pos="960"/>
        </w:tabs>
        <w:jc w:val="both"/>
        <w:rPr>
          <w:lang w:val="en-US"/>
        </w:rPr>
        <w:pPrChange w:id="859" w:author="Salil Kapur" w:date="2017-04-05T14:55:00Z">
          <w:pPr>
            <w:tabs>
              <w:tab w:val="left" w:pos="960"/>
            </w:tabs>
          </w:pPr>
        </w:pPrChange>
      </w:pPr>
    </w:p>
    <w:p w14:paraId="27327843" w14:textId="05B6E85D" w:rsidR="005F53FF" w:rsidRDefault="005001D1" w:rsidP="00DF4253">
      <w:pPr>
        <w:tabs>
          <w:tab w:val="left" w:pos="960"/>
        </w:tabs>
        <w:jc w:val="both"/>
        <w:rPr>
          <w:lang w:val="en-US"/>
        </w:rPr>
        <w:pPrChange w:id="860" w:author="Salil Kapur" w:date="2017-04-05T14:55:00Z">
          <w:pPr>
            <w:tabs>
              <w:tab w:val="left" w:pos="960"/>
            </w:tabs>
          </w:pPr>
        </w:pPrChange>
      </w:pPr>
      <w:r>
        <w:rPr>
          <w:noProof/>
          <w:lang w:eastAsia="en-GB"/>
        </w:rPr>
        <w:drawing>
          <wp:inline distT="0" distB="0" distL="0" distR="0" wp14:anchorId="6EFF61DE" wp14:editId="72611CDA">
            <wp:extent cx="1888490" cy="1888490"/>
            <wp:effectExtent l="0" t="0" r="0" b="0"/>
            <wp:docPr id="3" name="Picture 3" descr="Test%20Codes/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r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8547" cy="1888547"/>
                    </a:xfrm>
                    <a:prstGeom prst="rect">
                      <a:avLst/>
                    </a:prstGeom>
                    <a:noFill/>
                    <a:ln>
                      <a:noFill/>
                    </a:ln>
                  </pic:spPr>
                </pic:pic>
              </a:graphicData>
            </a:graphic>
          </wp:inline>
        </w:drawing>
      </w:r>
      <w:r w:rsidR="008A4195">
        <w:rPr>
          <w:lang w:val="en-US"/>
        </w:rPr>
        <w:t xml:space="preserve"> </w:t>
      </w:r>
      <w:r>
        <w:rPr>
          <w:noProof/>
          <w:lang w:eastAsia="en-GB"/>
        </w:rPr>
        <w:drawing>
          <wp:inline distT="0" distB="0" distL="0" distR="0" wp14:anchorId="2299636F" wp14:editId="1CE9E6A4">
            <wp:extent cx="1868690" cy="1868690"/>
            <wp:effectExtent l="0" t="0" r="11430" b="11430"/>
            <wp:docPr id="11" name="Picture 11" descr="Test%20Code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0Codes/gre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2839" cy="1912839"/>
                    </a:xfrm>
                    <a:prstGeom prst="rect">
                      <a:avLst/>
                    </a:prstGeom>
                    <a:noFill/>
                    <a:ln>
                      <a:noFill/>
                    </a:ln>
                  </pic:spPr>
                </pic:pic>
              </a:graphicData>
            </a:graphic>
          </wp:inline>
        </w:drawing>
      </w:r>
      <w:r w:rsidR="00CE5347">
        <w:rPr>
          <w:lang w:val="en-US"/>
        </w:rPr>
        <w:t xml:space="preserve"> </w:t>
      </w:r>
      <w:r>
        <w:rPr>
          <w:noProof/>
          <w:lang w:eastAsia="en-GB"/>
        </w:rPr>
        <w:drawing>
          <wp:inline distT="0" distB="0" distL="0" distR="0" wp14:anchorId="3BF9EED5" wp14:editId="237A70E3">
            <wp:extent cx="1876189" cy="1876189"/>
            <wp:effectExtent l="0" t="0" r="3810" b="3810"/>
            <wp:docPr id="12" name="Picture 12" descr="Test%20Code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bl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343" cy="1945343"/>
                    </a:xfrm>
                    <a:prstGeom prst="rect">
                      <a:avLst/>
                    </a:prstGeom>
                    <a:noFill/>
                    <a:ln>
                      <a:noFill/>
                    </a:ln>
                  </pic:spPr>
                </pic:pic>
              </a:graphicData>
            </a:graphic>
          </wp:inline>
        </w:drawing>
      </w:r>
      <w:r w:rsidR="008A4195">
        <w:rPr>
          <w:lang w:val="en-US"/>
        </w:rPr>
        <w:t xml:space="preserve">   </w:t>
      </w:r>
    </w:p>
    <w:p w14:paraId="5D430F81" w14:textId="36135D72" w:rsidR="005001D1" w:rsidRDefault="00C046C1" w:rsidP="00DF4253">
      <w:pPr>
        <w:tabs>
          <w:tab w:val="left" w:pos="960"/>
        </w:tabs>
        <w:jc w:val="both"/>
        <w:rPr>
          <w:lang w:val="en-US"/>
        </w:rPr>
        <w:pPrChange w:id="861" w:author="Salil Kapur" w:date="2017-04-05T14:55:00Z">
          <w:pPr>
            <w:tabs>
              <w:tab w:val="left" w:pos="960"/>
            </w:tabs>
          </w:pPr>
        </w:pPrChange>
      </w:pPr>
      <w:ins w:id="862" w:author="Salil Kapur" w:date="2017-04-06T20:34:00Z">
        <w:r>
          <w:rPr>
            <w:lang w:val="en-US"/>
          </w:rPr>
          <w:t>F</w:t>
        </w:r>
      </w:ins>
      <w:del w:id="863" w:author="Salil Kapur" w:date="2017-04-06T20:34:00Z">
        <w:r w:rsidR="005001D1" w:rsidDel="00C046C1">
          <w:rPr>
            <w:lang w:val="en-US"/>
          </w:rPr>
          <w:delText>f</w:delText>
        </w:r>
      </w:del>
      <w:r w:rsidR="005001D1">
        <w:rPr>
          <w:lang w:val="en-US"/>
        </w:rPr>
        <w:t xml:space="preserve">igure </w:t>
      </w:r>
      <w:del w:id="864" w:author="Salil Kapur" w:date="2017-04-06T20:34:00Z">
        <w:r w:rsidR="005001D1" w:rsidDel="00C046C1">
          <w:rPr>
            <w:lang w:val="en-US"/>
          </w:rPr>
          <w:delText>1.</w:delText>
        </w:r>
      </w:del>
      <w:ins w:id="865" w:author="Salil Kapur" w:date="2017-04-06T20:34:00Z">
        <w:r>
          <w:rPr>
            <w:lang w:val="en-US"/>
          </w:rPr>
          <w:t>9</w:t>
        </w:r>
      </w:ins>
      <w:del w:id="866" w:author="Salil Kapur" w:date="2017-04-06T20:34:00Z">
        <w:r w:rsidR="005001D1" w:rsidDel="00C046C1">
          <w:rPr>
            <w:lang w:val="en-US"/>
          </w:rPr>
          <w:delText>7</w:delText>
        </w:r>
      </w:del>
      <w:r w:rsidR="005001D1">
        <w:rPr>
          <w:lang w:val="en-US"/>
        </w:rPr>
        <w:t xml:space="preserve"> </w:t>
      </w:r>
      <w:r w:rsidR="0033683B">
        <w:rPr>
          <w:lang w:val="en-US"/>
        </w:rPr>
        <w:t>Red, green, blue respectively.</w:t>
      </w:r>
    </w:p>
    <w:p w14:paraId="0D39F046" w14:textId="77777777" w:rsidR="00A23C0A" w:rsidRDefault="00A23C0A" w:rsidP="00DF4253">
      <w:pPr>
        <w:tabs>
          <w:tab w:val="left" w:pos="960"/>
        </w:tabs>
        <w:jc w:val="both"/>
        <w:rPr>
          <w:lang w:val="en-US"/>
        </w:rPr>
        <w:pPrChange w:id="867" w:author="Salil Kapur" w:date="2017-04-05T14:55:00Z">
          <w:pPr>
            <w:tabs>
              <w:tab w:val="left" w:pos="960"/>
            </w:tabs>
          </w:pPr>
        </w:pPrChange>
      </w:pPr>
    </w:p>
    <w:p w14:paraId="02C372BE" w14:textId="77777777" w:rsidR="00A23C0A" w:rsidRDefault="00A23C0A" w:rsidP="00DF4253">
      <w:pPr>
        <w:tabs>
          <w:tab w:val="left" w:pos="960"/>
        </w:tabs>
        <w:jc w:val="both"/>
        <w:rPr>
          <w:lang w:val="en-US"/>
        </w:rPr>
        <w:pPrChange w:id="868" w:author="Salil Kapur" w:date="2017-04-05T14:55:00Z">
          <w:pPr>
            <w:tabs>
              <w:tab w:val="left" w:pos="960"/>
            </w:tabs>
          </w:pPr>
        </w:pPrChange>
      </w:pPr>
    </w:p>
    <w:p w14:paraId="1F15972D" w14:textId="133D1314" w:rsidR="00A23C0A" w:rsidRDefault="00095755" w:rsidP="00DF4253">
      <w:pPr>
        <w:tabs>
          <w:tab w:val="left" w:pos="960"/>
        </w:tabs>
        <w:jc w:val="both"/>
        <w:outlineLvl w:val="0"/>
        <w:rPr>
          <w:b/>
          <w:lang w:val="en-US"/>
        </w:rPr>
        <w:pPrChange w:id="869" w:author="Salil Kapur" w:date="2017-04-05T14:55:00Z">
          <w:pPr>
            <w:tabs>
              <w:tab w:val="left" w:pos="960"/>
            </w:tabs>
            <w:outlineLvl w:val="0"/>
          </w:pPr>
        </w:pPrChange>
      </w:pPr>
      <w:r>
        <w:rPr>
          <w:b/>
          <w:lang w:val="en-US"/>
        </w:rPr>
        <w:t xml:space="preserve">Image depth </w:t>
      </w:r>
    </w:p>
    <w:p w14:paraId="026C63CB" w14:textId="77777777" w:rsidR="00095755" w:rsidRDefault="00095755" w:rsidP="00DF4253">
      <w:pPr>
        <w:tabs>
          <w:tab w:val="left" w:pos="960"/>
        </w:tabs>
        <w:jc w:val="both"/>
        <w:rPr>
          <w:b/>
          <w:lang w:val="en-US"/>
        </w:rPr>
        <w:pPrChange w:id="870" w:author="Salil Kapur" w:date="2017-04-05T14:55:00Z">
          <w:pPr>
            <w:tabs>
              <w:tab w:val="left" w:pos="960"/>
            </w:tabs>
          </w:pPr>
        </w:pPrChange>
      </w:pPr>
    </w:p>
    <w:p w14:paraId="29119FD1" w14:textId="22CE236C" w:rsidR="00095755" w:rsidRDefault="00095755" w:rsidP="00DF4253">
      <w:pPr>
        <w:tabs>
          <w:tab w:val="left" w:pos="960"/>
        </w:tabs>
        <w:jc w:val="both"/>
        <w:rPr>
          <w:ins w:id="871" w:author="Salil Kapur" w:date="2017-04-06T20:39:00Z"/>
          <w:lang w:val="en-US"/>
        </w:rPr>
        <w:pPrChange w:id="872" w:author="Salil Kapur" w:date="2017-04-05T14:55:00Z">
          <w:pPr>
            <w:tabs>
              <w:tab w:val="left" w:pos="960"/>
            </w:tabs>
          </w:pPr>
        </w:pPrChange>
      </w:pPr>
      <w:r>
        <w:rPr>
          <w:lang w:val="en-US"/>
        </w:rPr>
        <w:t xml:space="preserve">Image depth or the color depth is </w:t>
      </w:r>
      <w:r w:rsidR="001464EE">
        <w:rPr>
          <w:lang w:val="en-US"/>
        </w:rPr>
        <w:t>the number of bits used to represent a color of a pixel. The image depth determines the range of colors an image can have</w:t>
      </w:r>
      <w:ins w:id="873" w:author="Salil Kapur" w:date="2017-04-06T20:35:00Z">
        <w:r w:rsidR="003704AC">
          <w:rPr>
            <w:lang w:val="en-US"/>
          </w:rPr>
          <w:t>.</w:t>
        </w:r>
      </w:ins>
      <w:r w:rsidR="001464EE">
        <w:rPr>
          <w:lang w:val="en-US"/>
        </w:rPr>
        <w:t xml:space="preserve"> </w:t>
      </w:r>
      <w:ins w:id="874" w:author="Salil Kapur" w:date="2017-04-06T20:35:00Z">
        <w:r w:rsidR="003704AC">
          <w:rPr>
            <w:lang w:val="en-US"/>
          </w:rPr>
          <w:t>F</w:t>
        </w:r>
      </w:ins>
      <w:del w:id="875" w:author="Salil Kapur" w:date="2017-04-06T20:35:00Z">
        <w:r w:rsidR="001464EE" w:rsidDel="003704AC">
          <w:rPr>
            <w:lang w:val="en-US"/>
          </w:rPr>
          <w:delText>f</w:delText>
        </w:r>
      </w:del>
      <w:r w:rsidR="001464EE">
        <w:rPr>
          <w:lang w:val="en-US"/>
        </w:rPr>
        <w:t xml:space="preserve">or example if </w:t>
      </w:r>
      <w:ins w:id="876" w:author="Salil Kapur" w:date="2017-04-06T20:35:00Z">
        <w:r w:rsidR="003704AC">
          <w:rPr>
            <w:lang w:val="en-US"/>
          </w:rPr>
          <w:t xml:space="preserve">we have an image with depth 4 bits </w:t>
        </w:r>
      </w:ins>
      <w:del w:id="877" w:author="Salil Kapur" w:date="2017-04-06T20:37:00Z">
        <w:r w:rsidR="001464EE" w:rsidDel="003704AC">
          <w:rPr>
            <w:lang w:val="en-US"/>
          </w:rPr>
          <w:delText xml:space="preserve">the only 4 bits are used to represent </w:delText>
        </w:r>
      </w:del>
      <w:r w:rsidR="001464EE">
        <w:rPr>
          <w:lang w:val="en-US"/>
        </w:rPr>
        <w:t>the</w:t>
      </w:r>
      <w:ins w:id="878" w:author="Salil Kapur" w:date="2017-04-06T20:37:00Z">
        <w:r w:rsidR="003704AC">
          <w:rPr>
            <w:lang w:val="en-US"/>
          </w:rPr>
          <w:t>n the</w:t>
        </w:r>
      </w:ins>
      <w:r w:rsidR="001464EE">
        <w:rPr>
          <w:lang w:val="en-US"/>
        </w:rPr>
        <w:t xml:space="preserve"> pixel value </w:t>
      </w:r>
      <w:del w:id="879" w:author="Salil Kapur" w:date="2017-04-06T20:37:00Z">
        <w:r w:rsidR="001464EE" w:rsidDel="003704AC">
          <w:rPr>
            <w:lang w:val="en-US"/>
          </w:rPr>
          <w:delText xml:space="preserve">then the value </w:delText>
        </w:r>
      </w:del>
      <w:r w:rsidR="001464EE">
        <w:rPr>
          <w:lang w:val="en-US"/>
        </w:rPr>
        <w:t>will range from 0 to 15</w:t>
      </w:r>
      <w:ins w:id="880" w:author="Salil Kapur" w:date="2017-04-06T20:37:00Z">
        <w:r w:rsidR="003704AC">
          <w:rPr>
            <w:lang w:val="en-US"/>
          </w:rPr>
          <w:t>. This means the highest number we can write using 4 bits.</w:t>
        </w:r>
      </w:ins>
      <w:r w:rsidR="001464EE">
        <w:rPr>
          <w:lang w:val="en-US"/>
        </w:rPr>
        <w:t xml:space="preserve"> </w:t>
      </w:r>
      <w:ins w:id="881" w:author="Salil Kapur" w:date="2017-04-06T20:37:00Z">
        <w:r w:rsidR="003704AC">
          <w:rPr>
            <w:lang w:val="en-US"/>
          </w:rPr>
          <w:t>W</w:t>
        </w:r>
      </w:ins>
      <w:del w:id="882" w:author="Salil Kapur" w:date="2017-04-06T20:37:00Z">
        <w:r w:rsidR="001464EE" w:rsidDel="003704AC">
          <w:rPr>
            <w:lang w:val="en-US"/>
          </w:rPr>
          <w:delText>w</w:delText>
        </w:r>
      </w:del>
      <w:r w:rsidR="001464EE">
        <w:rPr>
          <w:lang w:val="en-US"/>
        </w:rPr>
        <w:t xml:space="preserve">hereas if </w:t>
      </w:r>
      <w:ins w:id="883" w:author="Salil Kapur" w:date="2017-04-06T20:38:00Z">
        <w:r w:rsidR="003704AC">
          <w:rPr>
            <w:lang w:val="en-US"/>
          </w:rPr>
          <w:t xml:space="preserve">we use </w:t>
        </w:r>
      </w:ins>
      <w:r w:rsidR="001464EE">
        <w:rPr>
          <w:lang w:val="en-US"/>
        </w:rPr>
        <w:t xml:space="preserve">8 bits </w:t>
      </w:r>
      <w:del w:id="884" w:author="Salil Kapur" w:date="2017-04-06T20:38:00Z">
        <w:r w:rsidR="001464EE" w:rsidDel="003704AC">
          <w:rPr>
            <w:lang w:val="en-US"/>
          </w:rPr>
          <w:delText xml:space="preserve">are used </w:delText>
        </w:r>
      </w:del>
      <w:r w:rsidR="001464EE">
        <w:rPr>
          <w:lang w:val="en-US"/>
        </w:rPr>
        <w:t xml:space="preserve">then the value will range from 0 to 255 </w:t>
      </w:r>
      <w:del w:id="885" w:author="Salil Kapur" w:date="2017-04-06T20:38:00Z">
        <w:r w:rsidR="001464EE" w:rsidDel="003704AC">
          <w:rPr>
            <w:lang w:val="en-US"/>
          </w:rPr>
          <w:delText xml:space="preserve">giving </w:delText>
        </w:r>
      </w:del>
      <w:ins w:id="886" w:author="Salil Kapur" w:date="2017-04-06T20:38:00Z">
        <w:r w:rsidR="003704AC">
          <w:rPr>
            <w:lang w:val="en-US"/>
          </w:rPr>
          <w:t>providing</w:t>
        </w:r>
        <w:r w:rsidR="003704AC">
          <w:rPr>
            <w:lang w:val="en-US"/>
          </w:rPr>
          <w:t xml:space="preserve"> </w:t>
        </w:r>
      </w:ins>
      <w:r w:rsidR="001464EE">
        <w:rPr>
          <w:lang w:val="en-US"/>
        </w:rPr>
        <w:t xml:space="preserve">a </w:t>
      </w:r>
      <w:ins w:id="887" w:author="Salil Kapur" w:date="2017-04-06T20:38:00Z">
        <w:r w:rsidR="003704AC">
          <w:rPr>
            <w:lang w:val="en-US"/>
          </w:rPr>
          <w:t xml:space="preserve">finer </w:t>
        </w:r>
      </w:ins>
      <w:del w:id="888" w:author="Salil Kapur" w:date="2017-04-06T20:38:00Z">
        <w:r w:rsidR="001464EE" w:rsidDel="003704AC">
          <w:rPr>
            <w:lang w:val="en-US"/>
          </w:rPr>
          <w:delText xml:space="preserve">more specific </w:delText>
        </w:r>
      </w:del>
      <w:r w:rsidR="001464EE">
        <w:rPr>
          <w:lang w:val="en-US"/>
        </w:rPr>
        <w:t>color</w:t>
      </w:r>
      <w:ins w:id="889" w:author="Salil Kapur" w:date="2017-04-06T20:38:00Z">
        <w:r w:rsidR="003704AC">
          <w:rPr>
            <w:lang w:val="en-US"/>
          </w:rPr>
          <w:t xml:space="preserve"> spectrum</w:t>
        </w:r>
      </w:ins>
      <w:r w:rsidR="00B01025">
        <w:rPr>
          <w:lang w:val="en-US"/>
        </w:rPr>
        <w:t>.</w:t>
      </w:r>
      <w:r w:rsidR="00C92C4F">
        <w:rPr>
          <w:lang w:val="en-US"/>
        </w:rPr>
        <w:t xml:space="preserve"> </w:t>
      </w:r>
      <w:del w:id="890" w:author="Salil Kapur" w:date="2017-04-06T20:38:00Z">
        <w:r w:rsidR="00C92C4F" w:rsidDel="00223167">
          <w:rPr>
            <w:lang w:val="en-US"/>
          </w:rPr>
          <w:delText xml:space="preserve">The </w:delText>
        </w:r>
      </w:del>
      <w:ins w:id="891" w:author="Salil Kapur" w:date="2017-04-06T20:38:00Z">
        <w:r w:rsidR="00223167">
          <w:rPr>
            <w:lang w:val="en-US"/>
          </w:rPr>
          <w:t>Another way of thinking about image depth is</w:t>
        </w:r>
        <w:r w:rsidR="00223167">
          <w:rPr>
            <w:lang w:val="en-US"/>
          </w:rPr>
          <w:t xml:space="preserve"> </w:t>
        </w:r>
      </w:ins>
      <w:ins w:id="892" w:author="Salil Kapur" w:date="2017-04-06T20:39:00Z">
        <w:r w:rsidR="00223167">
          <w:rPr>
            <w:lang w:val="en-US"/>
          </w:rPr>
          <w:t xml:space="preserve">that the </w:t>
        </w:r>
      </w:ins>
      <w:r w:rsidR="00C92C4F">
        <w:rPr>
          <w:lang w:val="en-US"/>
        </w:rPr>
        <w:t>number of bits also determine the number of colors which can be used in an image</w:t>
      </w:r>
      <w:ins w:id="893" w:author="Salil Kapur" w:date="2017-04-06T20:39:00Z">
        <w:r w:rsidR="00223167">
          <w:rPr>
            <w:lang w:val="en-US"/>
          </w:rPr>
          <w:t>.</w:t>
        </w:r>
      </w:ins>
      <w:r w:rsidR="00C92C4F">
        <w:rPr>
          <w:lang w:val="en-US"/>
        </w:rPr>
        <w:t xml:space="preserve"> </w:t>
      </w:r>
      <w:ins w:id="894" w:author="Salil Kapur" w:date="2017-04-06T20:39:00Z">
        <w:r w:rsidR="00223167">
          <w:rPr>
            <w:lang w:val="en-US"/>
          </w:rPr>
          <w:t>F</w:t>
        </w:r>
      </w:ins>
      <w:del w:id="895" w:author="Salil Kapur" w:date="2017-04-06T20:39:00Z">
        <w:r w:rsidR="00C92C4F" w:rsidDel="00223167">
          <w:rPr>
            <w:lang w:val="en-US"/>
          </w:rPr>
          <w:delText>f</w:delText>
        </w:r>
      </w:del>
      <w:r w:rsidR="00C92C4F">
        <w:rPr>
          <w:lang w:val="en-US"/>
        </w:rPr>
        <w:t>or example 1 bit</w:t>
      </w:r>
      <w:ins w:id="896" w:author="Salil Kapur" w:date="2017-04-06T20:39:00Z">
        <w:r w:rsidR="00223167">
          <w:rPr>
            <w:lang w:val="en-US"/>
          </w:rPr>
          <w:t xml:space="preserve"> implies</w:t>
        </w:r>
      </w:ins>
      <w:del w:id="897" w:author="Salil Kapur" w:date="2017-04-06T20:39:00Z">
        <w:r w:rsidR="00C92C4F" w:rsidDel="00223167">
          <w:rPr>
            <w:lang w:val="en-US"/>
          </w:rPr>
          <w:delText xml:space="preserve"> =</w:delText>
        </w:r>
      </w:del>
      <w:r w:rsidR="00C92C4F">
        <w:rPr>
          <w:lang w:val="en-US"/>
        </w:rPr>
        <w:t xml:space="preserve"> 2 colors, 2 bit</w:t>
      </w:r>
      <w:ins w:id="898" w:author="Salil Kapur" w:date="2017-04-06T20:39:00Z">
        <w:r w:rsidR="00223167">
          <w:rPr>
            <w:lang w:val="en-US"/>
          </w:rPr>
          <w:t>s</w:t>
        </w:r>
      </w:ins>
      <w:r w:rsidR="00C92C4F">
        <w:rPr>
          <w:lang w:val="en-US"/>
        </w:rPr>
        <w:t xml:space="preserve"> </w:t>
      </w:r>
      <w:ins w:id="899" w:author="Salil Kapur" w:date="2017-04-06T20:39:00Z">
        <w:r w:rsidR="00223167">
          <w:rPr>
            <w:lang w:val="en-US"/>
          </w:rPr>
          <w:t>-</w:t>
        </w:r>
      </w:ins>
      <w:del w:id="900" w:author="Salil Kapur" w:date="2017-04-06T20:39:00Z">
        <w:r w:rsidR="00C92C4F" w:rsidDel="00223167">
          <w:rPr>
            <w:lang w:val="en-US"/>
          </w:rPr>
          <w:delText>=</w:delText>
        </w:r>
      </w:del>
      <w:r w:rsidR="00C92C4F">
        <w:rPr>
          <w:lang w:val="en-US"/>
        </w:rPr>
        <w:t xml:space="preserve"> 4colors</w:t>
      </w:r>
      <w:ins w:id="901" w:author="Salil Kapur" w:date="2017-04-06T20:39:00Z">
        <w:r w:rsidR="00223167">
          <w:rPr>
            <w:lang w:val="en-US"/>
          </w:rPr>
          <w:t xml:space="preserve"> and</w:t>
        </w:r>
      </w:ins>
      <w:del w:id="902" w:author="Salil Kapur" w:date="2017-04-06T20:39:00Z">
        <w:r w:rsidR="00C92C4F" w:rsidDel="00223167">
          <w:rPr>
            <w:lang w:val="en-US"/>
          </w:rPr>
          <w:delText>,</w:delText>
        </w:r>
      </w:del>
      <w:r w:rsidR="00C92C4F">
        <w:rPr>
          <w:lang w:val="en-US"/>
        </w:rPr>
        <w:t xml:space="preserve"> 8 bits </w:t>
      </w:r>
      <w:ins w:id="903" w:author="Salil Kapur" w:date="2017-04-06T20:39:00Z">
        <w:r w:rsidR="00223167">
          <w:rPr>
            <w:lang w:val="en-US"/>
          </w:rPr>
          <w:t>-</w:t>
        </w:r>
      </w:ins>
      <w:del w:id="904" w:author="Salil Kapur" w:date="2017-04-06T20:39:00Z">
        <w:r w:rsidR="00C92C4F" w:rsidDel="00223167">
          <w:rPr>
            <w:lang w:val="en-US"/>
          </w:rPr>
          <w:delText>=</w:delText>
        </w:r>
      </w:del>
      <w:r w:rsidR="00C92C4F">
        <w:rPr>
          <w:lang w:val="en-US"/>
        </w:rPr>
        <w:t xml:space="preserve"> 256 colors </w:t>
      </w:r>
      <w:ins w:id="905" w:author="Salil Kapur" w:date="2017-04-06T20:39:00Z">
        <w:r w:rsidR="00223167">
          <w:rPr>
            <w:lang w:val="en-US"/>
          </w:rPr>
          <w:t>and so on</w:t>
        </w:r>
      </w:ins>
      <w:del w:id="906" w:author="Salil Kapur" w:date="2017-04-06T20:39:00Z">
        <w:r w:rsidR="00C92C4F" w:rsidDel="00223167">
          <w:rPr>
            <w:lang w:val="en-US"/>
          </w:rPr>
          <w:delText>etc</w:delText>
        </w:r>
      </w:del>
      <w:r w:rsidR="00C92C4F">
        <w:rPr>
          <w:lang w:val="en-US"/>
        </w:rPr>
        <w:t>.</w:t>
      </w:r>
    </w:p>
    <w:p w14:paraId="68CA95A8" w14:textId="77777777" w:rsidR="00055187" w:rsidRDefault="00055187" w:rsidP="00DF4253">
      <w:pPr>
        <w:tabs>
          <w:tab w:val="left" w:pos="960"/>
        </w:tabs>
        <w:jc w:val="both"/>
        <w:rPr>
          <w:ins w:id="907" w:author="Salil Kapur" w:date="2017-04-06T20:39:00Z"/>
          <w:lang w:val="en-US"/>
        </w:rPr>
        <w:pPrChange w:id="908" w:author="Salil Kapur" w:date="2017-04-05T14:55:00Z">
          <w:pPr>
            <w:tabs>
              <w:tab w:val="left" w:pos="960"/>
            </w:tabs>
          </w:pPr>
        </w:pPrChange>
      </w:pPr>
    </w:p>
    <w:p w14:paraId="3EDC3FC6" w14:textId="6930F5C3" w:rsidR="00055187" w:rsidRDefault="00055187" w:rsidP="00DF4253">
      <w:pPr>
        <w:tabs>
          <w:tab w:val="left" w:pos="960"/>
        </w:tabs>
        <w:jc w:val="both"/>
        <w:rPr>
          <w:lang w:val="en-US"/>
        </w:rPr>
        <w:pPrChange w:id="909" w:author="Salil Kapur" w:date="2017-04-05T14:55:00Z">
          <w:pPr>
            <w:tabs>
              <w:tab w:val="left" w:pos="960"/>
            </w:tabs>
          </w:pPr>
        </w:pPrChange>
      </w:pPr>
      <w:ins w:id="910" w:author="Salil Kapur" w:date="2017-04-06T20:40:00Z">
        <w:r>
          <w:rPr>
            <w:lang w:val="en-US"/>
          </w:rPr>
          <w:t xml:space="preserve">So far we </w:t>
        </w:r>
      </w:ins>
      <w:ins w:id="911" w:author="Salil Kapur" w:date="2017-04-06T20:41:00Z">
        <w:r w:rsidR="00290C46">
          <w:rPr>
            <w:lang w:val="en-US"/>
          </w:rPr>
          <w:t xml:space="preserve">have </w:t>
        </w:r>
      </w:ins>
      <w:ins w:id="912" w:author="Salil Kapur" w:date="2017-04-06T20:40:00Z">
        <w:r>
          <w:rPr>
            <w:lang w:val="en-US"/>
          </w:rPr>
          <w:t>looked at only integer values</w:t>
        </w:r>
      </w:ins>
      <w:ins w:id="913" w:author="Salil Kapur" w:date="2017-04-06T20:41:00Z">
        <w:r w:rsidR="00290C46">
          <w:rPr>
            <w:lang w:val="en-US"/>
          </w:rPr>
          <w:t xml:space="preserve"> for the colors. Some libraries also work with float images where the pixel value lies between 0 and 1. </w:t>
        </w:r>
        <w:proofErr w:type="spellStart"/>
        <w:r w:rsidR="00290C46">
          <w:rPr>
            <w:lang w:val="en-US"/>
          </w:rPr>
          <w:t>OpenCV</w:t>
        </w:r>
        <w:proofErr w:type="spellEnd"/>
        <w:r w:rsidR="00290C46">
          <w:rPr>
            <w:lang w:val="en-US"/>
          </w:rPr>
          <w:t xml:space="preserve"> is an example of one such library.</w:t>
        </w:r>
      </w:ins>
      <w:ins w:id="914" w:author="Salil Kapur" w:date="2017-04-06T20:40:00Z">
        <w:r>
          <w:rPr>
            <w:lang w:val="en-US"/>
          </w:rPr>
          <w:t xml:space="preserve"> </w:t>
        </w:r>
      </w:ins>
    </w:p>
    <w:p w14:paraId="508AA110" w14:textId="77777777" w:rsidR="00432919" w:rsidRDefault="00432919" w:rsidP="00DF4253">
      <w:pPr>
        <w:tabs>
          <w:tab w:val="left" w:pos="960"/>
        </w:tabs>
        <w:jc w:val="both"/>
        <w:rPr>
          <w:lang w:val="en-US"/>
        </w:rPr>
        <w:pPrChange w:id="915" w:author="Salil Kapur" w:date="2017-04-05T14:55:00Z">
          <w:pPr>
            <w:tabs>
              <w:tab w:val="left" w:pos="960"/>
            </w:tabs>
          </w:pPr>
        </w:pPrChange>
      </w:pPr>
    </w:p>
    <w:p w14:paraId="7151BDEC" w14:textId="77777777" w:rsidR="00432919" w:rsidRDefault="00432919" w:rsidP="00DF4253">
      <w:pPr>
        <w:tabs>
          <w:tab w:val="left" w:pos="960"/>
        </w:tabs>
        <w:jc w:val="both"/>
        <w:rPr>
          <w:lang w:val="en-US"/>
        </w:rPr>
        <w:pPrChange w:id="916" w:author="Salil Kapur" w:date="2017-04-05T14:55:00Z">
          <w:pPr>
            <w:tabs>
              <w:tab w:val="left" w:pos="960"/>
            </w:tabs>
          </w:pPr>
        </w:pPrChange>
      </w:pPr>
    </w:p>
    <w:p w14:paraId="67F00224" w14:textId="165129BD" w:rsidR="00432919" w:rsidRDefault="004F065F" w:rsidP="00DF4253">
      <w:pPr>
        <w:tabs>
          <w:tab w:val="left" w:pos="960"/>
        </w:tabs>
        <w:jc w:val="both"/>
        <w:outlineLvl w:val="0"/>
        <w:rPr>
          <w:b/>
          <w:lang w:val="en-US"/>
        </w:rPr>
        <w:pPrChange w:id="917" w:author="Salil Kapur" w:date="2017-04-05T14:55:00Z">
          <w:pPr>
            <w:tabs>
              <w:tab w:val="left" w:pos="960"/>
            </w:tabs>
            <w:outlineLvl w:val="0"/>
          </w:pPr>
        </w:pPrChange>
      </w:pPr>
      <w:proofErr w:type="spellStart"/>
      <w:r>
        <w:rPr>
          <w:b/>
          <w:lang w:val="en-US"/>
        </w:rPr>
        <w:t>Scikit</w:t>
      </w:r>
      <w:proofErr w:type="spellEnd"/>
      <w:r>
        <w:rPr>
          <w:b/>
          <w:lang w:val="en-US"/>
        </w:rPr>
        <w:t>-image</w:t>
      </w:r>
      <w:del w:id="918" w:author="Salil Kapur" w:date="2017-04-06T20:42:00Z">
        <w:r w:rsidDel="00290C46">
          <w:rPr>
            <w:b/>
            <w:lang w:val="en-US"/>
          </w:rPr>
          <w:delText xml:space="preserve"> library</w:delText>
        </w:r>
      </w:del>
    </w:p>
    <w:p w14:paraId="462C007B" w14:textId="77777777" w:rsidR="004F065F" w:rsidRDefault="004F065F" w:rsidP="00DF4253">
      <w:pPr>
        <w:tabs>
          <w:tab w:val="left" w:pos="960"/>
        </w:tabs>
        <w:jc w:val="both"/>
        <w:rPr>
          <w:b/>
          <w:lang w:val="en-US"/>
        </w:rPr>
        <w:pPrChange w:id="919" w:author="Salil Kapur" w:date="2017-04-05T14:55:00Z">
          <w:pPr>
            <w:tabs>
              <w:tab w:val="left" w:pos="960"/>
            </w:tabs>
          </w:pPr>
        </w:pPrChange>
      </w:pPr>
    </w:p>
    <w:p w14:paraId="2327F3A2" w14:textId="77777777" w:rsidR="00595D32" w:rsidRDefault="00804A4E" w:rsidP="00DF4253">
      <w:pPr>
        <w:tabs>
          <w:tab w:val="left" w:pos="960"/>
        </w:tabs>
        <w:jc w:val="both"/>
        <w:rPr>
          <w:ins w:id="920" w:author="Salil Kapur" w:date="2017-04-06T20:48:00Z"/>
          <w:lang w:val="en-US"/>
        </w:rPr>
        <w:pPrChange w:id="921" w:author="Salil Kapur" w:date="2017-04-05T14:55:00Z">
          <w:pPr>
            <w:tabs>
              <w:tab w:val="left" w:pos="960"/>
            </w:tabs>
          </w:pPr>
        </w:pPrChange>
      </w:pPr>
      <w:r>
        <w:rPr>
          <w:lang w:val="en-US"/>
        </w:rPr>
        <w:t xml:space="preserve">In this section we are going to learn about another python library </w:t>
      </w:r>
      <w:ins w:id="922" w:author="Salil Kapur" w:date="2017-04-06T20:45:00Z">
        <w:r w:rsidR="00A544B5">
          <w:rPr>
            <w:lang w:val="en-US"/>
          </w:rPr>
          <w:t xml:space="preserve">for image processing - </w:t>
        </w:r>
      </w:ins>
      <w:proofErr w:type="spellStart"/>
      <w:r>
        <w:rPr>
          <w:lang w:val="en-US"/>
        </w:rPr>
        <w:t>scikit</w:t>
      </w:r>
      <w:proofErr w:type="spellEnd"/>
      <w:r>
        <w:rPr>
          <w:lang w:val="en-US"/>
        </w:rPr>
        <w:t>-image</w:t>
      </w:r>
      <w:ins w:id="923" w:author="Salil Kapur" w:date="2017-04-06T20:45:00Z">
        <w:r w:rsidR="00A544B5">
          <w:rPr>
            <w:lang w:val="en-US"/>
          </w:rPr>
          <w:t xml:space="preserve">. </w:t>
        </w:r>
        <w:proofErr w:type="spellStart"/>
        <w:r w:rsidR="00A544B5">
          <w:rPr>
            <w:lang w:val="en-US"/>
          </w:rPr>
          <w:t>Scikit</w:t>
        </w:r>
        <w:proofErr w:type="spellEnd"/>
        <w:r w:rsidR="00A544B5">
          <w:rPr>
            <w:lang w:val="en-US"/>
          </w:rPr>
          <w:t xml:space="preserve">-image </w:t>
        </w:r>
      </w:ins>
      <w:ins w:id="924" w:author="Salil Kapur" w:date="2017-04-06T20:47:00Z">
        <w:r w:rsidR="00A544B5">
          <w:rPr>
            <w:lang w:val="en-US"/>
          </w:rPr>
          <w:t>provides</w:t>
        </w:r>
      </w:ins>
      <w:ins w:id="925" w:author="Salil Kapur" w:date="2017-04-06T20:45:00Z">
        <w:r w:rsidR="00A544B5">
          <w:rPr>
            <w:lang w:val="en-US"/>
          </w:rPr>
          <w:t xml:space="preserve"> </w:t>
        </w:r>
      </w:ins>
      <w:ins w:id="926" w:author="Salil Kapur" w:date="2017-04-06T20:47:00Z">
        <w:r w:rsidR="00A544B5">
          <w:rPr>
            <w:lang w:val="en-US"/>
          </w:rPr>
          <w:t>more advanced operations as compared to Pillow and is suitable for building enterprise scale applications.</w:t>
        </w:r>
      </w:ins>
    </w:p>
    <w:p w14:paraId="5FEF458F" w14:textId="77777777" w:rsidR="00595D32" w:rsidRDefault="00595D32" w:rsidP="00DF4253">
      <w:pPr>
        <w:tabs>
          <w:tab w:val="left" w:pos="960"/>
        </w:tabs>
        <w:jc w:val="both"/>
        <w:rPr>
          <w:ins w:id="927" w:author="Salil Kapur" w:date="2017-04-06T20:48:00Z"/>
          <w:lang w:val="en-US"/>
        </w:rPr>
        <w:pPrChange w:id="928" w:author="Salil Kapur" w:date="2017-04-05T14:55:00Z">
          <w:pPr>
            <w:tabs>
              <w:tab w:val="left" w:pos="960"/>
            </w:tabs>
          </w:pPr>
        </w:pPrChange>
      </w:pPr>
    </w:p>
    <w:p w14:paraId="798D9B9F" w14:textId="794C5E08" w:rsidR="00603B65" w:rsidRDefault="00595D32" w:rsidP="00DF4253">
      <w:pPr>
        <w:tabs>
          <w:tab w:val="left" w:pos="960"/>
        </w:tabs>
        <w:jc w:val="both"/>
        <w:rPr>
          <w:lang w:val="en-US"/>
        </w:rPr>
        <w:pPrChange w:id="929" w:author="Salil Kapur" w:date="2017-04-05T14:55:00Z">
          <w:pPr>
            <w:tabs>
              <w:tab w:val="left" w:pos="960"/>
            </w:tabs>
          </w:pPr>
        </w:pPrChange>
      </w:pPr>
      <w:ins w:id="930" w:author="Salil Kapur" w:date="2017-04-06T20:48:00Z">
        <w:r>
          <w:rPr>
            <w:lang w:val="en-US"/>
          </w:rPr>
          <w:t xml:space="preserve">&lt;Link&gt; to </w:t>
        </w:r>
        <w:proofErr w:type="spellStart"/>
        <w:r>
          <w:rPr>
            <w:lang w:val="en-US"/>
          </w:rPr>
          <w:t>scikit</w:t>
        </w:r>
        <w:proofErr w:type="spellEnd"/>
        <w:r>
          <w:rPr>
            <w:lang w:val="en-US"/>
          </w:rPr>
          <w:t>-image</w:t>
        </w:r>
      </w:ins>
      <w:del w:id="931" w:author="Salil Kapur" w:date="2017-04-06T20:45:00Z">
        <w:r w:rsidR="00804A4E" w:rsidDel="00A544B5">
          <w:rPr>
            <w:lang w:val="en-US"/>
          </w:rPr>
          <w:delText xml:space="preserve"> for image processing.</w:delText>
        </w:r>
      </w:del>
      <w:del w:id="932" w:author="Salil Kapur" w:date="2017-04-06T20:43:00Z">
        <w:r w:rsidR="00603B65" w:rsidDel="00090078">
          <w:rPr>
            <w:lang w:val="en-US"/>
          </w:rPr>
          <w:delText xml:space="preserve"> </w:delText>
        </w:r>
      </w:del>
    </w:p>
    <w:p w14:paraId="0D88463E" w14:textId="77777777" w:rsidR="00603B65" w:rsidRDefault="00603B65" w:rsidP="00DF4253">
      <w:pPr>
        <w:tabs>
          <w:tab w:val="left" w:pos="960"/>
        </w:tabs>
        <w:jc w:val="both"/>
        <w:rPr>
          <w:lang w:val="en-US"/>
        </w:rPr>
        <w:pPrChange w:id="933" w:author="Salil Kapur" w:date="2017-04-05T14:55:00Z">
          <w:pPr>
            <w:tabs>
              <w:tab w:val="left" w:pos="960"/>
            </w:tabs>
          </w:pPr>
        </w:pPrChange>
      </w:pPr>
    </w:p>
    <w:p w14:paraId="3FFB6EEC" w14:textId="4743F90E" w:rsidR="00603B65" w:rsidDel="004815E5" w:rsidRDefault="00603B65" w:rsidP="00DF4253">
      <w:pPr>
        <w:tabs>
          <w:tab w:val="left" w:pos="960"/>
        </w:tabs>
        <w:jc w:val="both"/>
        <w:outlineLvl w:val="0"/>
        <w:rPr>
          <w:del w:id="934" w:author="Salil Kapur" w:date="2017-04-06T23:55:00Z"/>
          <w:b/>
          <w:lang w:val="en-US"/>
        </w:rPr>
        <w:pPrChange w:id="935" w:author="Salil Kapur" w:date="2017-04-05T14:55:00Z">
          <w:pPr>
            <w:tabs>
              <w:tab w:val="left" w:pos="960"/>
            </w:tabs>
            <w:outlineLvl w:val="0"/>
          </w:pPr>
        </w:pPrChange>
      </w:pPr>
      <w:proofErr w:type="spellStart"/>
      <w:r>
        <w:rPr>
          <w:b/>
          <w:lang w:val="en-US"/>
        </w:rPr>
        <w:t>Installatio</w:t>
      </w:r>
      <w:ins w:id="936" w:author="Salil Kapur" w:date="2017-04-06T23:57:00Z">
        <w:r w:rsidR="004815E5">
          <w:rPr>
            <w:b/>
            <w:lang w:val="en-US"/>
          </w:rPr>
          <w:t>s</w:t>
        </w:r>
      </w:ins>
      <w:proofErr w:type="spellEnd"/>
      <w:del w:id="937" w:author="Salil Kapur" w:date="2017-04-06T23:55:00Z">
        <w:r w:rsidDel="004815E5">
          <w:rPr>
            <w:b/>
            <w:lang w:val="en-US"/>
          </w:rPr>
          <w:delText>n</w:delText>
        </w:r>
      </w:del>
    </w:p>
    <w:p w14:paraId="11B27A9D" w14:textId="77777777" w:rsidR="00603B65" w:rsidDel="004815E5" w:rsidRDefault="00603B65" w:rsidP="00DF4253">
      <w:pPr>
        <w:tabs>
          <w:tab w:val="left" w:pos="960"/>
        </w:tabs>
        <w:jc w:val="both"/>
        <w:rPr>
          <w:del w:id="938" w:author="Salil Kapur" w:date="2017-04-06T23:55:00Z"/>
          <w:b/>
          <w:lang w:val="en-US"/>
        </w:rPr>
        <w:pPrChange w:id="939" w:author="Salil Kapur" w:date="2017-04-05T14:55:00Z">
          <w:pPr>
            <w:tabs>
              <w:tab w:val="left" w:pos="960"/>
            </w:tabs>
          </w:pPr>
        </w:pPrChange>
      </w:pPr>
    </w:p>
    <w:p w14:paraId="62C7A05B" w14:textId="14597757" w:rsidR="00804A4E" w:rsidRPr="003C7E31" w:rsidDel="00623983" w:rsidRDefault="003C7E31" w:rsidP="00DF4253">
      <w:pPr>
        <w:pStyle w:val="ListParagraph"/>
        <w:numPr>
          <w:ilvl w:val="0"/>
          <w:numId w:val="3"/>
        </w:numPr>
        <w:tabs>
          <w:tab w:val="left" w:pos="960"/>
        </w:tabs>
        <w:jc w:val="both"/>
        <w:rPr>
          <w:del w:id="940" w:author="Salil Kapur" w:date="2017-04-06T23:55:00Z"/>
          <w:lang w:val="en-US"/>
        </w:rPr>
        <w:pPrChange w:id="941" w:author="Salil Kapur" w:date="2017-04-05T14:55:00Z">
          <w:pPr>
            <w:pStyle w:val="ListParagraph"/>
            <w:numPr>
              <w:numId w:val="3"/>
            </w:numPr>
            <w:tabs>
              <w:tab w:val="left" w:pos="960"/>
            </w:tabs>
            <w:ind w:hanging="360"/>
          </w:pPr>
        </w:pPrChange>
      </w:pPr>
      <w:del w:id="942" w:author="Salil Kapur" w:date="2017-04-06T20:49:00Z">
        <w:r w:rsidDel="00644B30">
          <w:rPr>
            <w:b/>
            <w:lang w:val="en-US"/>
          </w:rPr>
          <w:delText>M</w:delText>
        </w:r>
      </w:del>
      <w:del w:id="943" w:author="Salil Kapur" w:date="2017-04-06T23:55:00Z">
        <w:r w:rsidDel="00623983">
          <w:rPr>
            <w:b/>
            <w:lang w:val="en-US"/>
          </w:rPr>
          <w:delText>acO</w:delText>
        </w:r>
      </w:del>
      <w:del w:id="944" w:author="Salil Kapur" w:date="2017-04-06T20:49:00Z">
        <w:r w:rsidDel="00644B30">
          <w:rPr>
            <w:b/>
            <w:lang w:val="en-US"/>
          </w:rPr>
          <w:delText>s</w:delText>
        </w:r>
      </w:del>
    </w:p>
    <w:p w14:paraId="130A750E" w14:textId="5DD9CA49" w:rsidR="003C7E31" w:rsidDel="00623983" w:rsidRDefault="003C7E31" w:rsidP="00DF4253">
      <w:pPr>
        <w:pStyle w:val="ListParagraph"/>
        <w:tabs>
          <w:tab w:val="left" w:pos="960"/>
        </w:tabs>
        <w:jc w:val="both"/>
        <w:rPr>
          <w:del w:id="945" w:author="Salil Kapur" w:date="2017-04-06T23:55:00Z"/>
          <w:b/>
          <w:lang w:val="en-US"/>
        </w:rPr>
        <w:pPrChange w:id="946" w:author="Salil Kapur" w:date="2017-04-05T14:55:00Z">
          <w:pPr>
            <w:pStyle w:val="ListParagraph"/>
            <w:tabs>
              <w:tab w:val="left" w:pos="960"/>
            </w:tabs>
          </w:pPr>
        </w:pPrChange>
      </w:pPr>
    </w:p>
    <w:p w14:paraId="7FF787B7" w14:textId="2F7FC326" w:rsidR="00D5473F" w:rsidDel="00623983" w:rsidRDefault="009D7F9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del w:id="947" w:author="Salil Kapur" w:date="2017-04-06T23:55:00Z"/>
          <w:rFonts w:cs="Menlo"/>
          <w:color w:val="000000"/>
          <w:szCs w:val="22"/>
        </w:rPr>
        <w:pPrChange w:id="94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pPr>
        </w:pPrChange>
      </w:pPr>
      <w:del w:id="949" w:author="Salil Kapur" w:date="2017-04-06T23:55:00Z">
        <w:r w:rsidDel="00623983">
          <w:rPr>
            <w:rFonts w:cs="Menlo"/>
            <w:color w:val="000000"/>
            <w:szCs w:val="22"/>
          </w:rPr>
          <w:delText>U</w:delText>
        </w:r>
        <w:r w:rsidR="00D5473F" w:rsidDel="00623983">
          <w:rPr>
            <w:rFonts w:cs="Menlo"/>
            <w:color w:val="000000"/>
            <w:szCs w:val="22"/>
          </w:rPr>
          <w:delText>se</w:delText>
        </w:r>
        <w:r w:rsidDel="00623983">
          <w:rPr>
            <w:rFonts w:cs="Menlo"/>
            <w:color w:val="000000"/>
            <w:szCs w:val="22"/>
          </w:rPr>
          <w:delText xml:space="preserve"> pip command </w:delText>
        </w:r>
        <w:r w:rsidR="00D5473F" w:rsidDel="00623983">
          <w:rPr>
            <w:rFonts w:cs="Menlo"/>
            <w:color w:val="000000"/>
            <w:szCs w:val="22"/>
          </w:rPr>
          <w:delText>:</w:delText>
        </w:r>
      </w:del>
    </w:p>
    <w:p w14:paraId="18374798" w14:textId="536E61AB" w:rsidR="00D5473F" w:rsidRPr="00D5473F" w:rsidDel="00623983" w:rsidRDefault="00D5473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del w:id="950" w:author="Salil Kapur" w:date="2017-04-06T23:55:00Z"/>
          <w:rFonts w:cs="Menlo"/>
          <w:color w:val="000000"/>
          <w:szCs w:val="22"/>
        </w:rPr>
        <w:pPrChange w:id="95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pPr>
        </w:pPrChange>
      </w:pPr>
    </w:p>
    <w:p w14:paraId="3EB3C799" w14:textId="70184A9B" w:rsidR="003C7E31" w:rsidDel="00623983" w:rsidRDefault="00D5473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del w:id="952" w:author="Salil Kapur" w:date="2017-04-06T23:55:00Z"/>
          <w:rFonts w:ascii="Andale Mono" w:hAnsi="Andale Mono" w:cs="Menlo"/>
          <w:color w:val="000000"/>
          <w:sz w:val="22"/>
          <w:szCs w:val="22"/>
        </w:rPr>
        <w:pPrChange w:id="95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954" w:author="Salil Kapur" w:date="2017-04-06T23:55:00Z">
        <w:r w:rsidDel="00623983">
          <w:rPr>
            <w:rFonts w:ascii="Menlo" w:hAnsi="Menlo" w:cs="Menlo"/>
            <w:color w:val="000000"/>
            <w:sz w:val="22"/>
            <w:szCs w:val="22"/>
          </w:rPr>
          <w:tab/>
          <w:delText xml:space="preserve"> </w:delText>
        </w:r>
        <w:r w:rsidR="003C7E31" w:rsidRPr="000C0F61" w:rsidDel="00623983">
          <w:rPr>
            <w:rFonts w:ascii="Andale Mono" w:hAnsi="Andale Mono" w:cs="Menlo"/>
            <w:color w:val="000000"/>
            <w:sz w:val="22"/>
            <w:szCs w:val="22"/>
          </w:rPr>
          <w:delText>python3 -m pip install -U scikit-image</w:delText>
        </w:r>
      </w:del>
    </w:p>
    <w:p w14:paraId="2FDA4B00" w14:textId="7D6BF86C" w:rsidR="00443909" w:rsidDel="00623983" w:rsidRDefault="0044390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del w:id="955" w:author="Salil Kapur" w:date="2017-04-06T23:55:00Z"/>
          <w:rFonts w:ascii="Andale Mono" w:hAnsi="Andale Mono" w:cs="Menlo"/>
          <w:color w:val="000000"/>
          <w:sz w:val="22"/>
          <w:szCs w:val="22"/>
        </w:rPr>
        <w:pPrChange w:id="95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957" w:author="Salil Kapur" w:date="2017-04-06T23:55:00Z">
        <w:r w:rsidRPr="00443909" w:rsidDel="00623983">
          <w:rPr>
            <w:rFonts w:ascii="Andale Mono" w:hAnsi="Andale Mono" w:cs="Menlo"/>
            <w:color w:val="000000"/>
            <w:sz w:val="22"/>
            <w:szCs w:val="22"/>
          </w:rPr>
          <w:tab/>
          <w:delText xml:space="preserve"> python3 -m pip install scipy</w:delText>
        </w:r>
      </w:del>
    </w:p>
    <w:p w14:paraId="3D144104" w14:textId="01A0A4AA" w:rsidR="005526F3" w:rsidRPr="00943CFA" w:rsidRDefault="00943CFA" w:rsidP="004815E5">
      <w:pPr>
        <w:tabs>
          <w:tab w:val="left" w:pos="960"/>
        </w:tabs>
        <w:jc w:val="both"/>
        <w:outlineLvl w:val="0"/>
        <w:rPr>
          <w:rFonts w:ascii="Andale Mono" w:hAnsi="Andale Mono" w:cs="Menlo"/>
          <w:color w:val="000000"/>
          <w:sz w:val="22"/>
          <w:szCs w:val="22"/>
        </w:rPr>
        <w:pPrChange w:id="958" w:author="Salil Kapur" w:date="2017-04-06T23: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del w:id="959" w:author="Salil Kapur" w:date="2017-04-06T23:55:00Z">
        <w:r w:rsidDel="00623983">
          <w:rPr>
            <w:rFonts w:ascii="Menlo" w:hAnsi="Menlo" w:cs="Menlo"/>
            <w:color w:val="000000"/>
            <w:sz w:val="22"/>
            <w:szCs w:val="22"/>
          </w:rPr>
          <w:tab/>
          <w:delText xml:space="preserve"> </w:delText>
        </w:r>
        <w:r w:rsidR="005526F3" w:rsidRPr="00943CFA" w:rsidDel="00623983">
          <w:rPr>
            <w:rFonts w:ascii="Andale Mono" w:hAnsi="Andale Mono" w:cs="Menlo"/>
            <w:color w:val="000000"/>
            <w:sz w:val="22"/>
            <w:szCs w:val="22"/>
          </w:rPr>
          <w:delText>python3 -m pip install matplotlib</w:delText>
        </w:r>
      </w:del>
    </w:p>
    <w:p w14:paraId="790EA52E" w14:textId="77777777" w:rsidR="005526F3" w:rsidRPr="00443909" w:rsidRDefault="005526F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6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C4AF8FA" w14:textId="77777777" w:rsidR="00424A13" w:rsidRDefault="00424A1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6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14BF5C8" w14:textId="151438BC" w:rsidR="00ED497F" w:rsidRPr="00A109CB" w:rsidRDefault="00424A13" w:rsidP="00DF4253">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62" w:author="Salil Kapur" w:date="2017-04-05T14:55:00Z">
          <w:pPr>
            <w:pStyle w:val="ListParagraph"/>
            <w:widowControl w:val="0"/>
            <w:numPr>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360"/>
          </w:pPr>
        </w:pPrChange>
      </w:pPr>
      <w:r w:rsidRPr="00A109CB">
        <w:rPr>
          <w:rFonts w:cs="Menlo"/>
          <w:b/>
          <w:color w:val="000000"/>
          <w:szCs w:val="22"/>
        </w:rPr>
        <w:t>Linux</w:t>
      </w:r>
    </w:p>
    <w:p w14:paraId="086FADB9" w14:textId="77777777" w:rsidR="009373A7" w:rsidRDefault="009373A7"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63"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292C6E2" w14:textId="343F0328" w:rsidR="009373A7" w:rsidRDefault="009373A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6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Menlo" w:hAnsi="Menlo" w:cs="Menlo"/>
          <w:color w:val="000000"/>
          <w:sz w:val="22"/>
          <w:szCs w:val="22"/>
        </w:rPr>
        <w:tab/>
        <w:t xml:space="preserve"> </w:t>
      </w:r>
      <w:proofErr w:type="spellStart"/>
      <w:r w:rsidR="00C71A58">
        <w:rPr>
          <w:rFonts w:ascii="Andale Mono" w:hAnsi="Andale Mono" w:cs="Menlo"/>
          <w:color w:val="000000"/>
          <w:sz w:val="22"/>
          <w:szCs w:val="22"/>
        </w:rPr>
        <w:t>sudo</w:t>
      </w:r>
      <w:proofErr w:type="spellEnd"/>
      <w:r w:rsidR="00C71A58">
        <w:rPr>
          <w:rFonts w:ascii="Andale Mono" w:hAnsi="Andale Mono" w:cs="Menlo"/>
          <w:color w:val="000000"/>
          <w:sz w:val="22"/>
          <w:szCs w:val="22"/>
        </w:rPr>
        <w:t xml:space="preserve"> apt</w:t>
      </w:r>
      <w:r w:rsidR="00BA038F">
        <w:rPr>
          <w:rFonts w:ascii="Andale Mono" w:hAnsi="Andale Mono" w:cs="Menlo"/>
          <w:color w:val="000000"/>
          <w:sz w:val="22"/>
          <w:szCs w:val="22"/>
        </w:rPr>
        <w:t>-get install python3-skimage</w:t>
      </w:r>
    </w:p>
    <w:p w14:paraId="756FBD8A" w14:textId="77777777" w:rsidR="00B14064" w:rsidRDefault="00B14064"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65"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114C045" w14:textId="25D3BB97" w:rsidR="00FC73EA" w:rsidRPr="00A64A2D" w:rsidRDefault="00B14064" w:rsidP="00DF4253">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66" w:author="Salil Kapur" w:date="2017-04-05T14:55:00Z">
          <w:pPr>
            <w:pStyle w:val="ListParagraph"/>
            <w:widowControl w:val="0"/>
            <w:numPr>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hanging="360"/>
          </w:pPr>
        </w:pPrChange>
      </w:pPr>
      <w:r>
        <w:rPr>
          <w:rFonts w:cs="Menlo"/>
          <w:b/>
          <w:color w:val="000000"/>
          <w:szCs w:val="22"/>
        </w:rPr>
        <w:t>Windows</w:t>
      </w:r>
    </w:p>
    <w:p w14:paraId="2EF385FC" w14:textId="42CFF638" w:rsidR="00A64A2D" w:rsidRDefault="00A64A2D"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cs="Menlo"/>
          <w:color w:val="000000"/>
          <w:szCs w:val="22"/>
        </w:rPr>
        <w:pPrChange w:id="96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pPr>
        </w:pPrChange>
      </w:pPr>
    </w:p>
    <w:p w14:paraId="46D05EC1" w14:textId="42866325" w:rsidR="00A64A2D" w:rsidRPr="00A64A2D" w:rsidRDefault="00A64A2D"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cs="Menlo"/>
          <w:color w:val="000000"/>
          <w:szCs w:val="22"/>
        </w:rPr>
        <w:pPrChange w:id="96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pPr>
        </w:pPrChange>
      </w:pPr>
    </w:p>
    <w:p w14:paraId="3D80BF02" w14:textId="4050385A" w:rsidR="00BF6EC1" w:rsidRDefault="00BF6EC1"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ourier" w:hAnsi="Courier"/>
          <w:color w:val="333333"/>
          <w:spacing w:val="5"/>
          <w:sz w:val="20"/>
          <w:szCs w:val="20"/>
          <w:lang w:eastAsia="en-GB"/>
        </w:rPr>
        <w:pPrChange w:id="969"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F6EC1">
        <w:rPr>
          <w:rFonts w:ascii="Andale Mono" w:hAnsi="Andale Mono" w:cs="Menlo"/>
          <w:color w:val="000000"/>
          <w:sz w:val="22"/>
          <w:szCs w:val="22"/>
        </w:rPr>
        <w:t xml:space="preserve">pip3 install </w:t>
      </w:r>
      <w:proofErr w:type="spellStart"/>
      <w:r w:rsidRPr="00BF6EC1">
        <w:rPr>
          <w:rFonts w:ascii="Andale Mono" w:hAnsi="Andale Mono" w:cs="Menlo"/>
          <w:color w:val="000000"/>
          <w:sz w:val="22"/>
          <w:szCs w:val="22"/>
        </w:rPr>
        <w:t>scikit</w:t>
      </w:r>
      <w:proofErr w:type="spellEnd"/>
      <w:r w:rsidRPr="00BF6EC1">
        <w:rPr>
          <w:rFonts w:ascii="Andale Mono" w:hAnsi="Andale Mono" w:cs="Menlo"/>
          <w:color w:val="000000"/>
          <w:sz w:val="22"/>
          <w:szCs w:val="22"/>
        </w:rPr>
        <w:t>-image</w:t>
      </w:r>
    </w:p>
    <w:p w14:paraId="09E683E1" w14:textId="77777777" w:rsidR="00B14064" w:rsidRPr="009373A7" w:rsidRDefault="00B14064" w:rsidP="00DF4253">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70" w:author="Salil Kapur" w:date="2017-04-05T14:55:00Z">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994B169" w14:textId="77777777" w:rsidR="00CD50A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7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866C742" w14:textId="4537C6A2" w:rsidR="00CD50A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b/>
          <w:color w:val="000000"/>
          <w:szCs w:val="22"/>
        </w:rPr>
        <w:pPrChange w:id="97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commentRangeStart w:id="973"/>
      <w:del w:id="974" w:author="Salil Kapur" w:date="2017-04-06T22:30:00Z">
        <w:r w:rsidDel="00BD1D2D">
          <w:rPr>
            <w:rFonts w:cs="Menlo"/>
            <w:b/>
            <w:color w:val="000000"/>
            <w:szCs w:val="22"/>
          </w:rPr>
          <w:delText>Tutorial</w:delText>
        </w:r>
        <w:commentRangeEnd w:id="973"/>
        <w:r w:rsidR="00995569" w:rsidDel="00BD1D2D">
          <w:rPr>
            <w:rStyle w:val="CommentReference"/>
          </w:rPr>
          <w:commentReference w:id="973"/>
        </w:r>
      </w:del>
      <w:ins w:id="975" w:author="Salil Kapur" w:date="2017-04-06T22:30:00Z">
        <w:r w:rsidR="00BD1D2D">
          <w:rPr>
            <w:rFonts w:cs="Menlo"/>
            <w:b/>
            <w:color w:val="000000"/>
            <w:szCs w:val="22"/>
          </w:rPr>
          <w:t xml:space="preserve">Introduction to </w:t>
        </w:r>
        <w:proofErr w:type="spellStart"/>
        <w:r w:rsidR="00BD1D2D">
          <w:rPr>
            <w:rFonts w:cs="Menlo"/>
            <w:b/>
            <w:color w:val="000000"/>
            <w:szCs w:val="22"/>
          </w:rPr>
          <w:t>scikit</w:t>
        </w:r>
        <w:proofErr w:type="spellEnd"/>
        <w:r w:rsidR="00BD1D2D">
          <w:rPr>
            <w:rFonts w:cs="Menlo"/>
            <w:b/>
            <w:color w:val="000000"/>
            <w:szCs w:val="22"/>
          </w:rPr>
          <w:t>-image (</w:t>
        </w:r>
        <w:proofErr w:type="spellStart"/>
        <w:r w:rsidR="00BD1D2D">
          <w:rPr>
            <w:rFonts w:cs="Menlo"/>
            <w:b/>
            <w:color w:val="000000"/>
            <w:szCs w:val="22"/>
          </w:rPr>
          <w:t>skimage</w:t>
        </w:r>
        <w:proofErr w:type="spellEnd"/>
        <w:r w:rsidR="00BD1D2D">
          <w:rPr>
            <w:rFonts w:cs="Menlo"/>
            <w:b/>
            <w:color w:val="000000"/>
            <w:szCs w:val="22"/>
          </w:rPr>
          <w:t>)</w:t>
        </w:r>
      </w:ins>
    </w:p>
    <w:p w14:paraId="386FC530" w14:textId="77777777" w:rsidR="00CD50A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97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2EC9F80" w14:textId="1BA1153E" w:rsidR="00CD50A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color w:val="000000"/>
          <w:szCs w:val="22"/>
        </w:rPr>
        <w:pPrChange w:id="97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color w:val="000000"/>
          <w:szCs w:val="22"/>
        </w:rPr>
        <w:t xml:space="preserve">In this </w:t>
      </w:r>
      <w:del w:id="978" w:author="Salil Kapur" w:date="2017-04-06T22:35:00Z">
        <w:r w:rsidDel="00DF2E90">
          <w:rPr>
            <w:rFonts w:cs="Menlo"/>
            <w:color w:val="000000"/>
            <w:szCs w:val="22"/>
          </w:rPr>
          <w:delText xml:space="preserve">tutorial </w:delText>
        </w:r>
      </w:del>
      <w:ins w:id="979" w:author="Salil Kapur" w:date="2017-04-06T22:35:00Z">
        <w:r w:rsidR="00DF2E90">
          <w:rPr>
            <w:rFonts w:cs="Menlo"/>
            <w:color w:val="000000"/>
            <w:szCs w:val="22"/>
          </w:rPr>
          <w:t>section</w:t>
        </w:r>
        <w:r w:rsidR="00DF2E90">
          <w:rPr>
            <w:rFonts w:cs="Menlo"/>
            <w:color w:val="000000"/>
            <w:szCs w:val="22"/>
          </w:rPr>
          <w:t xml:space="preserve"> </w:t>
        </w:r>
      </w:ins>
      <w:r>
        <w:rPr>
          <w:rFonts w:cs="Menlo"/>
          <w:color w:val="000000"/>
          <w:szCs w:val="22"/>
        </w:rPr>
        <w:t xml:space="preserve">we </w:t>
      </w:r>
      <w:ins w:id="980" w:author="Salil Kapur" w:date="2017-04-06T22:35:00Z">
        <w:r w:rsidR="00DF2E90">
          <w:rPr>
            <w:rFonts w:cs="Menlo"/>
            <w:color w:val="000000"/>
            <w:szCs w:val="22"/>
          </w:rPr>
          <w:t xml:space="preserve">will walk through some basic operations that can be performed using </w:t>
        </w:r>
      </w:ins>
      <w:del w:id="981" w:author="Salil Kapur" w:date="2017-04-06T22:35:00Z">
        <w:r w:rsidDel="00DF2E90">
          <w:rPr>
            <w:rFonts w:cs="Menlo"/>
            <w:color w:val="000000"/>
            <w:szCs w:val="22"/>
          </w:rPr>
          <w:delText xml:space="preserve">learn about some inbuilt functions in the </w:delText>
        </w:r>
      </w:del>
      <w:proofErr w:type="spellStart"/>
      <w:r>
        <w:rPr>
          <w:rFonts w:cs="Menlo"/>
          <w:color w:val="000000"/>
          <w:szCs w:val="22"/>
        </w:rPr>
        <w:t>scikit</w:t>
      </w:r>
      <w:proofErr w:type="spellEnd"/>
      <w:r>
        <w:rPr>
          <w:rFonts w:cs="Menlo"/>
          <w:color w:val="000000"/>
          <w:szCs w:val="22"/>
        </w:rPr>
        <w:t>-image library.</w:t>
      </w:r>
    </w:p>
    <w:p w14:paraId="02C874EC" w14:textId="77777777" w:rsidR="00CD50A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8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E11B738" w14:textId="7BF43F2F" w:rsidR="00443909" w:rsidRDefault="00CD50A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color w:val="000000"/>
          <w:szCs w:val="22"/>
        </w:rPr>
        <w:pPrChange w:id="98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b/>
          <w:color w:val="000000"/>
          <w:szCs w:val="22"/>
        </w:rPr>
        <w:t>Read</w:t>
      </w:r>
      <w:ins w:id="984" w:author="Salil Kapur" w:date="2017-04-06T22:37:00Z">
        <w:r w:rsidR="00AD1CD1">
          <w:rPr>
            <w:rFonts w:cs="Menlo"/>
            <w:b/>
            <w:color w:val="000000"/>
            <w:szCs w:val="22"/>
          </w:rPr>
          <w:t>ing an</w:t>
        </w:r>
      </w:ins>
      <w:r>
        <w:rPr>
          <w:rFonts w:cs="Menlo"/>
          <w:b/>
          <w:color w:val="000000"/>
          <w:szCs w:val="22"/>
        </w:rPr>
        <w:t xml:space="preserve"> </w:t>
      </w:r>
      <w:ins w:id="985" w:author="Salil Kapur" w:date="2017-04-06T22:37:00Z">
        <w:r w:rsidR="00AD1CD1">
          <w:rPr>
            <w:rFonts w:cs="Menlo"/>
            <w:b/>
            <w:color w:val="000000"/>
            <w:szCs w:val="22"/>
          </w:rPr>
          <w:t>i</w:t>
        </w:r>
      </w:ins>
      <w:del w:id="986" w:author="Salil Kapur" w:date="2017-04-06T22:37:00Z">
        <w:r w:rsidDel="00AD1CD1">
          <w:rPr>
            <w:rFonts w:cs="Menlo"/>
            <w:b/>
            <w:color w:val="000000"/>
            <w:szCs w:val="22"/>
          </w:rPr>
          <w:delText>I</w:delText>
        </w:r>
      </w:del>
      <w:r>
        <w:rPr>
          <w:rFonts w:cs="Menlo"/>
          <w:b/>
          <w:color w:val="000000"/>
          <w:szCs w:val="22"/>
        </w:rPr>
        <w:t>mage</w:t>
      </w:r>
    </w:p>
    <w:p w14:paraId="530943EF" w14:textId="77777777" w:rsidR="00157C32" w:rsidRDefault="00157C32"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8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4355946" w14:textId="559D6A08" w:rsidR="00157C32" w:rsidRDefault="00595A0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8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989" w:author="Salil Kapur" w:date="2017-04-06T22:37:00Z">
        <w:r>
          <w:rPr>
            <w:rFonts w:cs="Menlo"/>
            <w:color w:val="000000"/>
            <w:szCs w:val="22"/>
          </w:rPr>
          <w:t xml:space="preserve">As you know, reading an image is the most fundamental operations you would like to perform </w:t>
        </w:r>
      </w:ins>
      <w:ins w:id="990" w:author="Salil Kapur" w:date="2017-04-06T22:39:00Z">
        <w:r w:rsidR="002068F6">
          <w:rPr>
            <w:rFonts w:cs="Menlo"/>
            <w:color w:val="000000"/>
            <w:szCs w:val="22"/>
          </w:rPr>
          <w:t xml:space="preserve">In </w:t>
        </w:r>
        <w:proofErr w:type="spellStart"/>
        <w:r w:rsidR="002068F6">
          <w:rPr>
            <w:rFonts w:cs="Menlo"/>
            <w:color w:val="000000"/>
            <w:szCs w:val="22"/>
          </w:rPr>
          <w:t>scikit</w:t>
        </w:r>
        <w:proofErr w:type="spellEnd"/>
        <w:r w:rsidR="002068F6">
          <w:rPr>
            <w:rFonts w:cs="Menlo"/>
            <w:color w:val="000000"/>
            <w:szCs w:val="22"/>
          </w:rPr>
          <w:t>-image, i</w:t>
        </w:r>
      </w:ins>
      <w:del w:id="991" w:author="Salil Kapur" w:date="2017-04-06T22:39:00Z">
        <w:r w:rsidR="00157C32" w:rsidDel="002068F6">
          <w:rPr>
            <w:rFonts w:cs="Menlo"/>
            <w:color w:val="000000"/>
            <w:szCs w:val="22"/>
          </w:rPr>
          <w:delText>I</w:delText>
        </w:r>
      </w:del>
      <w:r w:rsidR="00157C32">
        <w:rPr>
          <w:rFonts w:cs="Menlo"/>
          <w:color w:val="000000"/>
          <w:szCs w:val="22"/>
        </w:rPr>
        <w:t xml:space="preserve">mage can be read using the </w:t>
      </w:r>
      <w:proofErr w:type="spellStart"/>
      <w:r w:rsidR="00157C32">
        <w:rPr>
          <w:rFonts w:cs="Menlo"/>
          <w:color w:val="000000"/>
          <w:szCs w:val="22"/>
        </w:rPr>
        <w:t>imread</w:t>
      </w:r>
      <w:proofErr w:type="spellEnd"/>
      <w:r w:rsidR="00157C32">
        <w:rPr>
          <w:rFonts w:cs="Menlo"/>
          <w:color w:val="000000"/>
          <w:szCs w:val="22"/>
        </w:rPr>
        <w:t xml:space="preserve">() function in the </w:t>
      </w:r>
      <w:proofErr w:type="spellStart"/>
      <w:r w:rsidR="00157C32">
        <w:rPr>
          <w:rFonts w:cs="Menlo"/>
          <w:color w:val="000000"/>
          <w:szCs w:val="22"/>
        </w:rPr>
        <w:t>io</w:t>
      </w:r>
      <w:proofErr w:type="spellEnd"/>
      <w:r w:rsidR="00157C32">
        <w:rPr>
          <w:rFonts w:cs="Menlo"/>
          <w:color w:val="000000"/>
          <w:szCs w:val="22"/>
        </w:rPr>
        <w:t xml:space="preserve"> module of the library. </w:t>
      </w:r>
      <w:r w:rsidR="00AA2BD6">
        <w:rPr>
          <w:rFonts w:cs="Menlo"/>
          <w:color w:val="000000"/>
          <w:szCs w:val="22"/>
        </w:rPr>
        <w:t xml:space="preserve">It returns an </w:t>
      </w:r>
      <w:proofErr w:type="spellStart"/>
      <w:r w:rsidR="00AA2BD6">
        <w:rPr>
          <w:rFonts w:cs="Menlo"/>
          <w:color w:val="000000"/>
          <w:szCs w:val="22"/>
        </w:rPr>
        <w:t>ndarray</w:t>
      </w:r>
      <w:proofErr w:type="spellEnd"/>
      <w:r w:rsidR="00AA2BD6">
        <w:rPr>
          <w:rFonts w:cs="Menlo"/>
          <w:color w:val="000000"/>
          <w:szCs w:val="22"/>
        </w:rPr>
        <w:t xml:space="preserve">. An </w:t>
      </w:r>
      <w:proofErr w:type="spellStart"/>
      <w:r w:rsidR="00AA2BD6">
        <w:rPr>
          <w:rFonts w:cs="Menlo"/>
          <w:color w:val="000000"/>
          <w:szCs w:val="22"/>
        </w:rPr>
        <w:t>ndarray</w:t>
      </w:r>
      <w:proofErr w:type="spellEnd"/>
      <w:r w:rsidR="00AA2BD6">
        <w:rPr>
          <w:rFonts w:cs="Menlo"/>
          <w:color w:val="000000"/>
          <w:szCs w:val="22"/>
        </w:rPr>
        <w:t xml:space="preserve"> in python is </w:t>
      </w:r>
      <w:ins w:id="992" w:author="Salil Kapur" w:date="2017-04-06T22:39:00Z">
        <w:r w:rsidR="002068F6">
          <w:rPr>
            <w:rFonts w:cs="Menlo"/>
            <w:color w:val="000000"/>
            <w:szCs w:val="22"/>
          </w:rPr>
          <w:t xml:space="preserve">a </w:t>
        </w:r>
      </w:ins>
      <w:r w:rsidR="00AA2BD6">
        <w:rPr>
          <w:rFonts w:cs="Menlo"/>
          <w:color w:val="000000"/>
          <w:szCs w:val="22"/>
        </w:rPr>
        <w:t>N dimensional array.</w:t>
      </w:r>
    </w:p>
    <w:p w14:paraId="3E48701E" w14:textId="77777777" w:rsidR="00AA2BD6" w:rsidRDefault="00AA2BD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99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27C6791" w14:textId="77777777" w:rsidR="00943CFA" w:rsidRPr="00943CFA" w:rsidRDefault="00943CF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9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from </w:t>
      </w:r>
      <w:proofErr w:type="spellStart"/>
      <w:r w:rsidRPr="00943CFA">
        <w:rPr>
          <w:rFonts w:ascii="Andale Mono" w:hAnsi="Andale Mono" w:cs="Menlo"/>
          <w:color w:val="000000"/>
          <w:sz w:val="22"/>
          <w:szCs w:val="22"/>
        </w:rPr>
        <w:t>skimage</w:t>
      </w:r>
      <w:proofErr w:type="spellEnd"/>
      <w:r w:rsidRPr="00943CFA">
        <w:rPr>
          <w:rFonts w:ascii="Andale Mono" w:hAnsi="Andale Mono" w:cs="Menlo"/>
          <w:color w:val="000000"/>
          <w:sz w:val="22"/>
          <w:szCs w:val="22"/>
        </w:rPr>
        <w:t xml:space="preserve"> import </w:t>
      </w:r>
      <w:proofErr w:type="spellStart"/>
      <w:r w:rsidRPr="00943CFA">
        <w:rPr>
          <w:rFonts w:ascii="Andale Mono" w:hAnsi="Andale Mono" w:cs="Menlo"/>
          <w:color w:val="000000"/>
          <w:sz w:val="22"/>
          <w:szCs w:val="22"/>
        </w:rPr>
        <w:t>io</w:t>
      </w:r>
      <w:proofErr w:type="spellEnd"/>
    </w:p>
    <w:p w14:paraId="499DEB95" w14:textId="77777777" w:rsidR="00943CFA" w:rsidRPr="00943CFA" w:rsidRDefault="00943CF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9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w:t>
      </w:r>
      <w:proofErr w:type="spellStart"/>
      <w:r w:rsidRPr="00943CFA">
        <w:rPr>
          <w:rFonts w:ascii="Andale Mono" w:hAnsi="Andale Mono" w:cs="Menlo"/>
          <w:color w:val="000000"/>
          <w:sz w:val="22"/>
          <w:szCs w:val="22"/>
        </w:rPr>
        <w:t>img</w:t>
      </w:r>
      <w:proofErr w:type="spellEnd"/>
      <w:r w:rsidRPr="00943CFA">
        <w:rPr>
          <w:rFonts w:ascii="Andale Mono" w:hAnsi="Andale Mono" w:cs="Menlo"/>
          <w:color w:val="000000"/>
          <w:sz w:val="22"/>
          <w:szCs w:val="22"/>
        </w:rPr>
        <w:t xml:space="preserve"> = </w:t>
      </w:r>
      <w:proofErr w:type="spellStart"/>
      <w:proofErr w:type="gramStart"/>
      <w:r w:rsidRPr="00943CFA">
        <w:rPr>
          <w:rFonts w:ascii="Andale Mono" w:hAnsi="Andale Mono" w:cs="Menlo"/>
          <w:color w:val="000000"/>
          <w:sz w:val="22"/>
          <w:szCs w:val="22"/>
        </w:rPr>
        <w:t>io.imread</w:t>
      </w:r>
      <w:proofErr w:type="spellEnd"/>
      <w:proofErr w:type="gramEnd"/>
      <w:r w:rsidRPr="00943CFA">
        <w:rPr>
          <w:rFonts w:ascii="Andale Mono" w:hAnsi="Andale Mono" w:cs="Menlo"/>
          <w:color w:val="000000"/>
          <w:sz w:val="22"/>
          <w:szCs w:val="22"/>
        </w:rPr>
        <w:t>("image.png")</w:t>
      </w:r>
    </w:p>
    <w:p w14:paraId="6AD89899" w14:textId="11A7B98A" w:rsidR="00943CFA" w:rsidRPr="00943CFA" w:rsidRDefault="00943CF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9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w:t>
      </w:r>
      <w:proofErr w:type="spellStart"/>
      <w:proofErr w:type="gramStart"/>
      <w:r w:rsidRPr="00943CFA">
        <w:rPr>
          <w:rFonts w:ascii="Andale Mono" w:hAnsi="Andale Mono" w:cs="Menlo"/>
          <w:color w:val="000000"/>
          <w:sz w:val="22"/>
          <w:szCs w:val="22"/>
        </w:rPr>
        <w:t>io.imshow</w:t>
      </w:r>
      <w:proofErr w:type="spellEnd"/>
      <w:proofErr w:type="gramEnd"/>
      <w:r w:rsidRPr="00943CFA">
        <w:rPr>
          <w:rFonts w:ascii="Andale Mono" w:hAnsi="Andale Mono" w:cs="Menlo"/>
          <w:color w:val="000000"/>
          <w:sz w:val="22"/>
          <w:szCs w:val="22"/>
        </w:rPr>
        <w:t>("image.png")</w:t>
      </w:r>
    </w:p>
    <w:p w14:paraId="4D8AB62F" w14:textId="1263033F" w:rsidR="00943CFA" w:rsidRDefault="00943CF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9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w:t>
      </w:r>
      <w:proofErr w:type="spellStart"/>
      <w:proofErr w:type="gramStart"/>
      <w:r w:rsidRPr="00943CFA">
        <w:rPr>
          <w:rFonts w:ascii="Andale Mono" w:hAnsi="Andale Mono" w:cs="Menlo"/>
          <w:color w:val="000000"/>
          <w:sz w:val="22"/>
          <w:szCs w:val="22"/>
        </w:rPr>
        <w:t>io.show</w:t>
      </w:r>
      <w:proofErr w:type="spellEnd"/>
      <w:proofErr w:type="gramEnd"/>
      <w:r w:rsidRPr="00943CFA">
        <w:rPr>
          <w:rFonts w:ascii="Andale Mono" w:hAnsi="Andale Mono" w:cs="Menlo"/>
          <w:color w:val="000000"/>
          <w:sz w:val="22"/>
          <w:szCs w:val="22"/>
        </w:rPr>
        <w:t>()</w:t>
      </w:r>
    </w:p>
    <w:p w14:paraId="608A25DB" w14:textId="77777777" w:rsidR="00A0643E" w:rsidRDefault="00A0643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99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CCCBD36" w14:textId="77777777" w:rsidR="00C42488" w:rsidRDefault="00C4248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999" w:author="Salil Kapur" w:date="2017-04-06T22:41:00Z"/>
          <w:b/>
          <w:lang w:val="en-US"/>
        </w:rPr>
        <w:pPrChange w:id="100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
    <w:p w14:paraId="0A7E593E" w14:textId="77777777" w:rsidR="004815E5" w:rsidRDefault="004815E5" w:rsidP="004815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001" w:author="Salil Kapur" w:date="2017-04-07T00:03:00Z"/>
          <w:b/>
          <w:lang w:val="en-US"/>
        </w:rPr>
      </w:pPr>
      <w:ins w:id="1002" w:author="Salil Kapur" w:date="2017-04-07T00:03:00Z">
        <w:r w:rsidRPr="00B40CD0">
          <w:rPr>
            <w:b/>
            <w:lang w:val="en-US"/>
          </w:rPr>
          <w:t>Writ</w:t>
        </w:r>
        <w:r>
          <w:rPr>
            <w:b/>
            <w:lang w:val="en-US"/>
          </w:rPr>
          <w:t>ing/Saving an</w:t>
        </w:r>
        <w:r w:rsidRPr="00B40CD0">
          <w:rPr>
            <w:b/>
            <w:lang w:val="en-US"/>
          </w:rPr>
          <w:t xml:space="preserve"> </w:t>
        </w:r>
        <w:r>
          <w:rPr>
            <w:b/>
            <w:lang w:val="en-US"/>
          </w:rPr>
          <w:t>i</w:t>
        </w:r>
        <w:r w:rsidRPr="00B40CD0">
          <w:rPr>
            <w:b/>
            <w:lang w:val="en-US"/>
          </w:rPr>
          <w:t>mage</w:t>
        </w:r>
      </w:ins>
    </w:p>
    <w:p w14:paraId="5561A82E" w14:textId="24A935B6" w:rsidR="00995569" w:rsidDel="004815E5" w:rsidRDefault="0099556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del w:id="1003" w:author="Salil Kapur" w:date="2017-04-07T00:03:00Z"/>
          <w:b/>
          <w:lang w:val="en-US"/>
        </w:rPr>
        <w:pPrChange w:id="100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del w:id="1005" w:author="Salil Kapur" w:date="2017-04-07T00:03:00Z">
        <w:r w:rsidRPr="00B40CD0" w:rsidDel="004815E5">
          <w:rPr>
            <w:b/>
            <w:lang w:val="en-US"/>
          </w:rPr>
          <w:delText>Writ</w:delText>
        </w:r>
      </w:del>
      <w:del w:id="1006" w:author="Salil Kapur" w:date="2017-04-06T22:39:00Z">
        <w:r w:rsidRPr="00B40CD0" w:rsidDel="0008152F">
          <w:rPr>
            <w:b/>
            <w:lang w:val="en-US"/>
          </w:rPr>
          <w:delText>e</w:delText>
        </w:r>
      </w:del>
      <w:del w:id="1007" w:author="Salil Kapur" w:date="2017-04-07T00:03:00Z">
        <w:r w:rsidR="00331043" w:rsidDel="004815E5">
          <w:rPr>
            <w:b/>
            <w:lang w:val="en-US"/>
          </w:rPr>
          <w:delText>/Sav</w:delText>
        </w:r>
      </w:del>
      <w:del w:id="1008" w:author="Salil Kapur" w:date="2017-04-06T22:39:00Z">
        <w:r w:rsidR="00331043" w:rsidDel="0008152F">
          <w:rPr>
            <w:b/>
            <w:lang w:val="en-US"/>
          </w:rPr>
          <w:delText>e</w:delText>
        </w:r>
      </w:del>
      <w:del w:id="1009" w:author="Salil Kapur" w:date="2017-04-07T00:03:00Z">
        <w:r w:rsidRPr="00B40CD0" w:rsidDel="004815E5">
          <w:rPr>
            <w:b/>
            <w:lang w:val="en-US"/>
          </w:rPr>
          <w:delText xml:space="preserve"> </w:delText>
        </w:r>
      </w:del>
      <w:del w:id="1010" w:author="Salil Kapur" w:date="2017-04-06T22:40:00Z">
        <w:r w:rsidRPr="00B40CD0" w:rsidDel="0008152F">
          <w:rPr>
            <w:b/>
            <w:lang w:val="en-US"/>
          </w:rPr>
          <w:delText>I</w:delText>
        </w:r>
      </w:del>
      <w:del w:id="1011" w:author="Salil Kapur" w:date="2017-04-07T00:03:00Z">
        <w:r w:rsidRPr="00B40CD0" w:rsidDel="004815E5">
          <w:rPr>
            <w:b/>
            <w:lang w:val="en-US"/>
          </w:rPr>
          <w:delText>mage</w:delText>
        </w:r>
      </w:del>
    </w:p>
    <w:p w14:paraId="575DA9AE" w14:textId="77777777" w:rsidR="00995569" w:rsidRDefault="0099556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101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33008CB" w14:textId="43C7A8E3" w:rsidR="00331043" w:rsidRDefault="00995DB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1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014" w:author="Salil Kapur" w:date="2017-04-06T22:42:00Z">
        <w:r>
          <w:rPr>
            <w:rFonts w:cs="Menlo"/>
            <w:color w:val="000000"/>
            <w:szCs w:val="22"/>
          </w:rPr>
          <w:t xml:space="preserve">To save or write an image we can use the </w:t>
        </w:r>
      </w:ins>
      <w:proofErr w:type="spellStart"/>
      <w:proofErr w:type="gramStart"/>
      <w:r w:rsidR="00331043">
        <w:rPr>
          <w:rFonts w:cs="Menlo"/>
          <w:color w:val="000000"/>
          <w:szCs w:val="22"/>
        </w:rPr>
        <w:t>imsave</w:t>
      </w:r>
      <w:proofErr w:type="spellEnd"/>
      <w:r w:rsidR="00331043">
        <w:rPr>
          <w:rFonts w:cs="Menlo"/>
          <w:color w:val="000000"/>
          <w:szCs w:val="22"/>
        </w:rPr>
        <w:t>(</w:t>
      </w:r>
      <w:proofErr w:type="gramEnd"/>
      <w:r w:rsidR="00331043">
        <w:rPr>
          <w:rFonts w:cs="Menlo"/>
          <w:color w:val="000000"/>
          <w:szCs w:val="22"/>
        </w:rPr>
        <w:t>) function</w:t>
      </w:r>
      <w:ins w:id="1015" w:author="Salil Kapur" w:date="2017-04-06T22:42:00Z">
        <w:r>
          <w:rPr>
            <w:rFonts w:cs="Menlo"/>
            <w:color w:val="000000"/>
            <w:szCs w:val="22"/>
          </w:rPr>
          <w:t xml:space="preserve">. </w:t>
        </w:r>
      </w:ins>
      <w:del w:id="1016" w:author="Salil Kapur" w:date="2017-04-06T22:42:00Z">
        <w:r w:rsidR="00331043" w:rsidDel="00995DB8">
          <w:rPr>
            <w:rFonts w:cs="Menlo"/>
            <w:color w:val="000000"/>
            <w:szCs w:val="22"/>
          </w:rPr>
          <w:delText xml:space="preserve"> can be used to save the image. </w:delText>
        </w:r>
      </w:del>
      <w:r w:rsidR="00331043">
        <w:rPr>
          <w:rFonts w:cs="Menlo"/>
          <w:color w:val="000000"/>
          <w:szCs w:val="22"/>
        </w:rPr>
        <w:t xml:space="preserve">It takes the </w:t>
      </w:r>
      <w:del w:id="1017" w:author="Salil Kapur" w:date="2017-04-06T22:43:00Z">
        <w:r w:rsidR="00331043" w:rsidDel="00995DB8">
          <w:rPr>
            <w:rFonts w:cs="Menlo"/>
            <w:color w:val="000000"/>
            <w:szCs w:val="22"/>
          </w:rPr>
          <w:delText xml:space="preserve">name </w:delText>
        </w:r>
      </w:del>
      <w:ins w:id="1018" w:author="Salil Kapur" w:date="2017-04-06T22:43:00Z">
        <w:r>
          <w:rPr>
            <w:rFonts w:cs="Menlo"/>
            <w:color w:val="000000"/>
            <w:szCs w:val="22"/>
          </w:rPr>
          <w:t>absolute or relative path</w:t>
        </w:r>
        <w:r>
          <w:rPr>
            <w:rFonts w:cs="Menlo"/>
            <w:color w:val="000000"/>
            <w:szCs w:val="22"/>
          </w:rPr>
          <w:t xml:space="preserve"> </w:t>
        </w:r>
      </w:ins>
      <w:r w:rsidR="00331043">
        <w:rPr>
          <w:rFonts w:cs="Menlo"/>
          <w:color w:val="000000"/>
          <w:szCs w:val="22"/>
        </w:rPr>
        <w:t xml:space="preserve">of the file </w:t>
      </w:r>
      <w:ins w:id="1019" w:author="Salil Kapur" w:date="2017-04-06T22:43:00Z">
        <w:r>
          <w:rPr>
            <w:rFonts w:cs="Menlo"/>
            <w:color w:val="000000"/>
            <w:szCs w:val="22"/>
          </w:rPr>
          <w:t xml:space="preserve">where you want to save the image </w:t>
        </w:r>
      </w:ins>
      <w:r w:rsidR="00331043">
        <w:rPr>
          <w:rFonts w:cs="Menlo"/>
          <w:color w:val="000000"/>
          <w:szCs w:val="22"/>
        </w:rPr>
        <w:t>and the image variable as input.</w:t>
      </w:r>
    </w:p>
    <w:p w14:paraId="4CDE5F91" w14:textId="77777777" w:rsidR="00331043" w:rsidRDefault="0033104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2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64E60EF" w14:textId="77777777" w:rsidR="00331043" w:rsidRPr="00943CFA" w:rsidRDefault="0033104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102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from </w:t>
      </w:r>
      <w:proofErr w:type="spellStart"/>
      <w:r w:rsidRPr="00943CFA">
        <w:rPr>
          <w:rFonts w:ascii="Andale Mono" w:hAnsi="Andale Mono" w:cs="Menlo"/>
          <w:color w:val="000000"/>
          <w:sz w:val="22"/>
          <w:szCs w:val="22"/>
        </w:rPr>
        <w:t>skimage</w:t>
      </w:r>
      <w:proofErr w:type="spellEnd"/>
      <w:r w:rsidRPr="00943CFA">
        <w:rPr>
          <w:rFonts w:ascii="Andale Mono" w:hAnsi="Andale Mono" w:cs="Menlo"/>
          <w:color w:val="000000"/>
          <w:sz w:val="22"/>
          <w:szCs w:val="22"/>
        </w:rPr>
        <w:t xml:space="preserve"> import </w:t>
      </w:r>
      <w:proofErr w:type="spellStart"/>
      <w:r w:rsidRPr="00943CFA">
        <w:rPr>
          <w:rFonts w:ascii="Andale Mono" w:hAnsi="Andale Mono" w:cs="Menlo"/>
          <w:color w:val="000000"/>
          <w:sz w:val="22"/>
          <w:szCs w:val="22"/>
        </w:rPr>
        <w:t>io</w:t>
      </w:r>
      <w:proofErr w:type="spellEnd"/>
    </w:p>
    <w:p w14:paraId="211B3FBD" w14:textId="21C2A5F3" w:rsidR="00331043" w:rsidRPr="00943CFA" w:rsidRDefault="0033104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102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w:t>
      </w:r>
      <w:proofErr w:type="spellStart"/>
      <w:r w:rsidRPr="00943CFA">
        <w:rPr>
          <w:rFonts w:ascii="Andale Mono" w:hAnsi="Andale Mono" w:cs="Menlo"/>
          <w:color w:val="000000"/>
          <w:sz w:val="22"/>
          <w:szCs w:val="22"/>
        </w:rPr>
        <w:t>img</w:t>
      </w:r>
      <w:proofErr w:type="spellEnd"/>
      <w:r w:rsidRPr="00943CFA">
        <w:rPr>
          <w:rFonts w:ascii="Andale Mono" w:hAnsi="Andale Mono" w:cs="Menlo"/>
          <w:color w:val="000000"/>
          <w:sz w:val="22"/>
          <w:szCs w:val="22"/>
        </w:rPr>
        <w:t xml:space="preserve"> = </w:t>
      </w:r>
      <w:proofErr w:type="spellStart"/>
      <w:proofErr w:type="gramStart"/>
      <w:r w:rsidRPr="00943CFA">
        <w:rPr>
          <w:rFonts w:ascii="Andale Mono" w:hAnsi="Andale Mono" w:cs="Menlo"/>
          <w:color w:val="000000"/>
          <w:sz w:val="22"/>
          <w:szCs w:val="22"/>
        </w:rPr>
        <w:t>io.imread</w:t>
      </w:r>
      <w:proofErr w:type="spellEnd"/>
      <w:proofErr w:type="gramEnd"/>
      <w:r w:rsidRPr="00943CFA">
        <w:rPr>
          <w:rFonts w:ascii="Andale Mono" w:hAnsi="Andale Mono" w:cs="Menlo"/>
          <w:color w:val="000000"/>
          <w:sz w:val="22"/>
          <w:szCs w:val="22"/>
        </w:rPr>
        <w:t>("image.png")</w:t>
      </w:r>
    </w:p>
    <w:p w14:paraId="7E86CA17" w14:textId="6A620B80" w:rsidR="00331043" w:rsidRPr="00331043" w:rsidRDefault="0033104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 w:val="22"/>
          <w:szCs w:val="22"/>
        </w:rPr>
        <w:pPrChange w:id="102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943CFA">
        <w:rPr>
          <w:rFonts w:ascii="Andale Mono" w:hAnsi="Andale Mono" w:cs="Menlo"/>
          <w:color w:val="000000"/>
          <w:sz w:val="22"/>
          <w:szCs w:val="22"/>
        </w:rPr>
        <w:t xml:space="preserve">&gt;&gt;&gt; </w:t>
      </w:r>
      <w:proofErr w:type="spellStart"/>
      <w:proofErr w:type="gramStart"/>
      <w:r>
        <w:rPr>
          <w:rFonts w:ascii="Andale Mono" w:hAnsi="Andale Mono" w:cs="Menlo"/>
          <w:color w:val="000000"/>
          <w:sz w:val="22"/>
          <w:szCs w:val="22"/>
        </w:rPr>
        <w:t>io.imsave</w:t>
      </w:r>
      <w:proofErr w:type="spellEnd"/>
      <w:proofErr w:type="gramEnd"/>
      <w:r>
        <w:rPr>
          <w:rFonts w:ascii="Andale Mono" w:hAnsi="Andale Mono" w:cs="Menlo"/>
          <w:color w:val="000000"/>
          <w:sz w:val="22"/>
          <w:szCs w:val="22"/>
        </w:rPr>
        <w:t xml:space="preserve">(“new_image.png”, </w:t>
      </w:r>
      <w:proofErr w:type="spellStart"/>
      <w:r>
        <w:rPr>
          <w:rFonts w:ascii="Andale Mono" w:hAnsi="Andale Mono" w:cs="Menlo"/>
          <w:color w:val="000000"/>
          <w:sz w:val="22"/>
          <w:szCs w:val="22"/>
        </w:rPr>
        <w:t>img</w:t>
      </w:r>
      <w:proofErr w:type="spellEnd"/>
      <w:r>
        <w:rPr>
          <w:rFonts w:ascii="Andale Mono" w:hAnsi="Andale Mono" w:cs="Menlo"/>
          <w:color w:val="000000"/>
          <w:sz w:val="22"/>
          <w:szCs w:val="22"/>
        </w:rPr>
        <w:t>)</w:t>
      </w:r>
    </w:p>
    <w:p w14:paraId="719CE88E" w14:textId="77777777" w:rsidR="00D430A1" w:rsidRPr="00943CFA" w:rsidRDefault="00D430A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Menlo"/>
          <w:color w:val="000000"/>
          <w:szCs w:val="22"/>
        </w:rPr>
        <w:pPrChange w:id="102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096019C" w14:textId="77777777" w:rsidR="00080E54" w:rsidRDefault="00080E54" w:rsidP="00DF4253">
      <w:pPr>
        <w:tabs>
          <w:tab w:val="left" w:pos="960"/>
        </w:tabs>
        <w:jc w:val="both"/>
        <w:outlineLvl w:val="0"/>
        <w:rPr>
          <w:ins w:id="1025" w:author="Salil Kapur" w:date="2017-04-06T22:44:00Z"/>
          <w:b/>
          <w:lang w:val="en-US"/>
        </w:rPr>
        <w:pPrChange w:id="1026" w:author="Salil Kapur" w:date="2017-04-05T14:55:00Z">
          <w:pPr>
            <w:tabs>
              <w:tab w:val="left" w:pos="960"/>
            </w:tabs>
            <w:outlineLvl w:val="0"/>
          </w:pPr>
        </w:pPrChange>
      </w:pPr>
    </w:p>
    <w:p w14:paraId="12083150" w14:textId="77777777" w:rsidR="004B49BA" w:rsidRDefault="004B49BA" w:rsidP="00DF4253">
      <w:pPr>
        <w:tabs>
          <w:tab w:val="left" w:pos="960"/>
        </w:tabs>
        <w:jc w:val="both"/>
        <w:outlineLvl w:val="0"/>
        <w:rPr>
          <w:b/>
          <w:lang w:val="en-US"/>
        </w:rPr>
        <w:pPrChange w:id="1027" w:author="Salil Kapur" w:date="2017-04-05T14:55:00Z">
          <w:pPr>
            <w:tabs>
              <w:tab w:val="left" w:pos="960"/>
            </w:tabs>
            <w:outlineLvl w:val="0"/>
          </w:pPr>
        </w:pPrChange>
      </w:pPr>
      <w:r>
        <w:rPr>
          <w:b/>
          <w:lang w:val="en-US"/>
        </w:rPr>
        <w:t>Data module</w:t>
      </w:r>
    </w:p>
    <w:p w14:paraId="45E48044" w14:textId="77777777" w:rsidR="004B49BA" w:rsidRDefault="004B49B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02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F29F7B2" w14:textId="14290774" w:rsidR="003C0E01" w:rsidRDefault="004B49B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2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color w:val="000000"/>
          <w:szCs w:val="22"/>
        </w:rPr>
        <w:t xml:space="preserve">This module provides some standard test images which one can work on like a grayscale camera image, grayscale “text” image, coffee cup etc. these images can </w:t>
      </w:r>
      <w:r w:rsidR="00995569">
        <w:rPr>
          <w:rFonts w:cs="Menlo"/>
          <w:color w:val="000000"/>
          <w:szCs w:val="22"/>
        </w:rPr>
        <w:t xml:space="preserve">be </w:t>
      </w:r>
      <w:r>
        <w:rPr>
          <w:rFonts w:cs="Menlo"/>
          <w:color w:val="000000"/>
          <w:szCs w:val="22"/>
        </w:rPr>
        <w:t xml:space="preserve">used as great examples to demonstrate some of the algorithms </w:t>
      </w:r>
      <w:r w:rsidR="00995569">
        <w:rPr>
          <w:rFonts w:cs="Menlo"/>
          <w:color w:val="000000"/>
          <w:szCs w:val="22"/>
        </w:rPr>
        <w:t>in</w:t>
      </w:r>
      <w:r>
        <w:rPr>
          <w:rFonts w:cs="Menlo"/>
          <w:color w:val="000000"/>
          <w:szCs w:val="22"/>
        </w:rPr>
        <w:t xml:space="preserve"> image processing.</w:t>
      </w:r>
    </w:p>
    <w:p w14:paraId="45C1601A" w14:textId="77777777" w:rsidR="003C0E01" w:rsidRDefault="003C0E0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3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E6AD041" w14:textId="62AE57E7" w:rsidR="00020A08" w:rsidRPr="001D7917" w:rsidDel="001D7917" w:rsidRDefault="00080E5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del w:id="1031" w:author="Salil Kapur" w:date="2017-04-06T22:45:00Z"/>
          <w:rFonts w:cs="Menlo"/>
          <w:color w:val="000000"/>
          <w:szCs w:val="22"/>
          <w:rPrChange w:id="1032" w:author="Salil Kapur" w:date="2017-04-06T22:45:00Z">
            <w:rPr>
              <w:del w:id="1033" w:author="Salil Kapur" w:date="2017-04-06T22:45:00Z"/>
              <w:rFonts w:cs="Menlo"/>
              <w:b/>
              <w:color w:val="000000"/>
              <w:szCs w:val="22"/>
            </w:rPr>
          </w:rPrChange>
        </w:rPr>
        <w:pPrChange w:id="103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035" w:author="Salil Kapur" w:date="2017-04-06T22:44:00Z">
        <w:r w:rsidRPr="001D7917">
          <w:rPr>
            <w:rFonts w:cs="Menlo"/>
            <w:color w:val="000000"/>
            <w:szCs w:val="22"/>
            <w:rPrChange w:id="1036" w:author="Salil Kapur" w:date="2017-04-06T22:45:00Z">
              <w:rPr>
                <w:rFonts w:cs="Menlo"/>
                <w:b/>
                <w:color w:val="000000"/>
                <w:szCs w:val="22"/>
              </w:rPr>
            </w:rPrChange>
          </w:rPr>
          <w:t xml:space="preserve">For example, </w:t>
        </w:r>
      </w:ins>
      <w:proofErr w:type="spellStart"/>
      <w:r w:rsidR="00020A08" w:rsidRPr="001D7917">
        <w:rPr>
          <w:rFonts w:cs="Menlo"/>
          <w:color w:val="000000"/>
          <w:szCs w:val="22"/>
          <w:rPrChange w:id="1037" w:author="Salil Kapur" w:date="2017-04-06T22:45:00Z">
            <w:rPr>
              <w:rFonts w:cs="Menlo"/>
              <w:b/>
              <w:color w:val="000000"/>
              <w:szCs w:val="22"/>
            </w:rPr>
          </w:rPrChange>
        </w:rPr>
        <w:t>skimage.data.camera</w:t>
      </w:r>
      <w:proofErr w:type="spellEnd"/>
      <w:r w:rsidR="00020A08" w:rsidRPr="001D7917">
        <w:rPr>
          <w:rFonts w:cs="Menlo"/>
          <w:color w:val="000000"/>
          <w:szCs w:val="22"/>
          <w:rPrChange w:id="1038" w:author="Salil Kapur" w:date="2017-04-06T22:45:00Z">
            <w:rPr>
              <w:rFonts w:cs="Menlo"/>
              <w:b/>
              <w:color w:val="000000"/>
              <w:szCs w:val="22"/>
            </w:rPr>
          </w:rPrChange>
        </w:rPr>
        <w:t>()</w:t>
      </w:r>
      <w:ins w:id="1039" w:author="Salil Kapur" w:date="2017-04-06T22:45:00Z">
        <w:r w:rsidR="001D7917">
          <w:rPr>
            <w:rFonts w:cs="Menlo"/>
            <w:color w:val="000000"/>
            <w:szCs w:val="22"/>
          </w:rPr>
          <w:t xml:space="preserve"> </w:t>
        </w:r>
      </w:ins>
    </w:p>
    <w:p w14:paraId="5137C634" w14:textId="346B5B35" w:rsidR="00580D16" w:rsidRDefault="00580D1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4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color w:val="000000"/>
          <w:szCs w:val="22"/>
        </w:rPr>
        <w:t>returns an image array</w:t>
      </w:r>
    </w:p>
    <w:p w14:paraId="5818DF71" w14:textId="77777777" w:rsidR="00F64370" w:rsidRPr="00580D16" w:rsidRDefault="00F6437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4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91346F4" w14:textId="77777777" w:rsidR="00020A08" w:rsidRPr="00020A08" w:rsidRDefault="00020A0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4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020A08">
        <w:rPr>
          <w:rFonts w:ascii="Andale Mono" w:hAnsi="Andale Mono" w:cs="Andale Mono"/>
          <w:color w:val="000000" w:themeColor="text1"/>
          <w:sz w:val="22"/>
        </w:rPr>
        <w:t xml:space="preserve">&gt;&gt;&gt; from </w:t>
      </w:r>
      <w:proofErr w:type="spellStart"/>
      <w:r w:rsidRPr="00020A08">
        <w:rPr>
          <w:rFonts w:ascii="Andale Mono" w:hAnsi="Andale Mono" w:cs="Andale Mono"/>
          <w:color w:val="000000" w:themeColor="text1"/>
          <w:sz w:val="22"/>
        </w:rPr>
        <w:t>skimage</w:t>
      </w:r>
      <w:proofErr w:type="spellEnd"/>
      <w:r w:rsidRPr="00020A08">
        <w:rPr>
          <w:rFonts w:ascii="Andale Mono" w:hAnsi="Andale Mono" w:cs="Andale Mono"/>
          <w:color w:val="000000" w:themeColor="text1"/>
          <w:sz w:val="22"/>
        </w:rPr>
        <w:t xml:space="preserve"> import data</w:t>
      </w:r>
    </w:p>
    <w:p w14:paraId="5C80F4AA" w14:textId="7CC18963" w:rsidR="00020A08" w:rsidRPr="00020A08" w:rsidRDefault="00020A0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4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Andale Mono" w:hAnsi="Andale Mono" w:cs="Andale Mono"/>
          <w:color w:val="000000" w:themeColor="text1"/>
          <w:sz w:val="22"/>
        </w:rPr>
        <w:t xml:space="preserve">&gt;&gt;&gt; </w:t>
      </w:r>
      <w:proofErr w:type="spellStart"/>
      <w:proofErr w:type="gramStart"/>
      <w:r>
        <w:rPr>
          <w:rFonts w:ascii="Andale Mono" w:hAnsi="Andale Mono" w:cs="Andale Mono"/>
          <w:color w:val="000000" w:themeColor="text1"/>
          <w:sz w:val="22"/>
        </w:rPr>
        <w:t>io.imshow</w:t>
      </w:r>
      <w:proofErr w:type="spellEnd"/>
      <w:proofErr w:type="gramEnd"/>
      <w:r>
        <w:rPr>
          <w:rFonts w:ascii="Andale Mono" w:hAnsi="Andale Mono" w:cs="Andale Mono"/>
          <w:color w:val="000000" w:themeColor="text1"/>
          <w:sz w:val="22"/>
        </w:rPr>
        <w:t>(</w:t>
      </w:r>
      <w:proofErr w:type="spellStart"/>
      <w:r>
        <w:rPr>
          <w:rFonts w:ascii="Andale Mono" w:hAnsi="Andale Mono" w:cs="Andale Mono"/>
          <w:color w:val="000000" w:themeColor="text1"/>
          <w:sz w:val="22"/>
        </w:rPr>
        <w:t>data.camera</w:t>
      </w:r>
      <w:proofErr w:type="spellEnd"/>
      <w:r>
        <w:rPr>
          <w:rFonts w:ascii="Andale Mono" w:hAnsi="Andale Mono" w:cs="Andale Mono"/>
          <w:color w:val="000000" w:themeColor="text1"/>
          <w:sz w:val="22"/>
        </w:rPr>
        <w:t>())</w:t>
      </w:r>
    </w:p>
    <w:p w14:paraId="12C42D60" w14:textId="5A36F31A" w:rsidR="00020A08" w:rsidRDefault="00020A0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4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020A08">
        <w:rPr>
          <w:rFonts w:ascii="Andale Mono" w:hAnsi="Andale Mono" w:cs="Andale Mono"/>
          <w:color w:val="000000" w:themeColor="text1"/>
          <w:sz w:val="22"/>
        </w:rPr>
        <w:t xml:space="preserve">&gt;&gt;&gt; </w:t>
      </w:r>
      <w:proofErr w:type="spellStart"/>
      <w:proofErr w:type="gramStart"/>
      <w:r w:rsidRPr="00020A08">
        <w:rPr>
          <w:rFonts w:ascii="Andale Mono" w:hAnsi="Andale Mono" w:cs="Andale Mono"/>
          <w:color w:val="000000" w:themeColor="text1"/>
          <w:sz w:val="22"/>
        </w:rPr>
        <w:t>io.show</w:t>
      </w:r>
      <w:proofErr w:type="spellEnd"/>
      <w:proofErr w:type="gramEnd"/>
      <w:r w:rsidRPr="00020A08">
        <w:rPr>
          <w:rFonts w:ascii="Andale Mono" w:hAnsi="Andale Mono" w:cs="Andale Mono"/>
          <w:color w:val="000000" w:themeColor="text1"/>
          <w:sz w:val="22"/>
        </w:rPr>
        <w:t>()</w:t>
      </w:r>
    </w:p>
    <w:p w14:paraId="21E35707" w14:textId="77777777" w:rsidR="00FA2DFB" w:rsidRDefault="00FA2DFB"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045" w:author="Salil Kapur" w:date="2017-04-06T22:44:00Z"/>
          <w:rFonts w:ascii="Andale Mono" w:hAnsi="Andale Mono" w:cs="Andale Mono"/>
          <w:color w:val="000000" w:themeColor="text1"/>
          <w:sz w:val="22"/>
        </w:rPr>
        <w:pPrChange w:id="104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BCDE9BD" w14:textId="77777777" w:rsidR="00080E54" w:rsidRDefault="00080E5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4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98E5BB2" w14:textId="77777777" w:rsidR="00FA2DFB" w:rsidRPr="00020A08" w:rsidRDefault="00FA2DFB"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themeColor="text1"/>
          <w:sz w:val="22"/>
          <w:szCs w:val="22"/>
        </w:rPr>
        <w:pPrChange w:id="104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6908E34" w14:textId="5260450D" w:rsidR="003C0E01" w:rsidRDefault="006B0619"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04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b/>
          <w:noProof/>
          <w:color w:val="000000"/>
          <w:szCs w:val="22"/>
          <w:lang w:eastAsia="en-GB"/>
        </w:rPr>
        <w:lastRenderedPageBreak/>
        <w:t xml:space="preserve">                                                 </w:t>
      </w:r>
      <w:r w:rsidR="00020A08">
        <w:rPr>
          <w:rFonts w:cs="Menlo"/>
          <w:b/>
          <w:noProof/>
          <w:color w:val="000000"/>
          <w:szCs w:val="22"/>
          <w:lang w:eastAsia="en-GB"/>
        </w:rPr>
        <w:drawing>
          <wp:inline distT="0" distB="0" distL="0" distR="0" wp14:anchorId="7702BF1C" wp14:editId="2A9D44F2">
            <wp:extent cx="2337435" cy="2337435"/>
            <wp:effectExtent l="0" t="0" r="0" b="0"/>
            <wp:docPr id="14" name="Picture 14" descr="Test%20Codes/skimage/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20Codes/skimage/came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7472" cy="2337472"/>
                    </a:xfrm>
                    <a:prstGeom prst="rect">
                      <a:avLst/>
                    </a:prstGeom>
                    <a:noFill/>
                    <a:ln>
                      <a:noFill/>
                    </a:ln>
                  </pic:spPr>
                </pic:pic>
              </a:graphicData>
            </a:graphic>
          </wp:inline>
        </w:drawing>
      </w:r>
    </w:p>
    <w:p w14:paraId="09656A3A" w14:textId="4E319174" w:rsidR="00020A08" w:rsidRDefault="00080E5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5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PrChange>
      </w:pPr>
      <w:ins w:id="1051" w:author="Salil Kapur" w:date="2017-04-06T22:44:00Z">
        <w:r>
          <w:rPr>
            <w:rFonts w:cs="Menlo"/>
            <w:color w:val="000000"/>
            <w:szCs w:val="22"/>
          </w:rPr>
          <w:t>F</w:t>
        </w:r>
      </w:ins>
      <w:del w:id="1052" w:author="Salil Kapur" w:date="2017-04-06T22:44:00Z">
        <w:r w:rsidR="006B0619" w:rsidDel="00080E54">
          <w:rPr>
            <w:rFonts w:cs="Menlo"/>
            <w:color w:val="000000"/>
            <w:szCs w:val="22"/>
          </w:rPr>
          <w:delText>f</w:delText>
        </w:r>
      </w:del>
      <w:r w:rsidR="006B0619">
        <w:rPr>
          <w:rFonts w:cs="Menlo"/>
          <w:color w:val="000000"/>
          <w:szCs w:val="22"/>
        </w:rPr>
        <w:t xml:space="preserve">igure </w:t>
      </w:r>
      <w:ins w:id="1053" w:author="Salil Kapur" w:date="2017-04-06T22:44:00Z">
        <w:r>
          <w:rPr>
            <w:rFonts w:cs="Menlo"/>
            <w:color w:val="000000"/>
            <w:szCs w:val="22"/>
          </w:rPr>
          <w:t>9</w:t>
        </w:r>
      </w:ins>
      <w:del w:id="1054" w:author="Salil Kapur" w:date="2017-04-06T22:44:00Z">
        <w:r w:rsidR="006B0619" w:rsidDel="00080E54">
          <w:rPr>
            <w:rFonts w:cs="Menlo"/>
            <w:color w:val="000000"/>
            <w:szCs w:val="22"/>
          </w:rPr>
          <w:delText>1.8</w:delText>
        </w:r>
      </w:del>
      <w:r w:rsidR="006B0619">
        <w:rPr>
          <w:rFonts w:cs="Menlo"/>
          <w:color w:val="000000"/>
          <w:szCs w:val="22"/>
        </w:rPr>
        <w:t xml:space="preserve"> </w:t>
      </w:r>
      <w:ins w:id="1055" w:author="Salil Kapur" w:date="2017-04-06T22:45:00Z">
        <w:r>
          <w:rPr>
            <w:rFonts w:cs="Menlo"/>
            <w:color w:val="000000"/>
            <w:szCs w:val="22"/>
          </w:rPr>
          <w:t>I</w:t>
        </w:r>
      </w:ins>
      <w:del w:id="1056" w:author="Salil Kapur" w:date="2017-04-06T22:45:00Z">
        <w:r w:rsidR="006B0619" w:rsidDel="00080E54">
          <w:rPr>
            <w:rFonts w:cs="Menlo"/>
            <w:color w:val="000000"/>
            <w:szCs w:val="22"/>
          </w:rPr>
          <w:delText>i</w:delText>
        </w:r>
      </w:del>
      <w:r w:rsidR="006B0619">
        <w:rPr>
          <w:rFonts w:cs="Menlo"/>
          <w:color w:val="000000"/>
          <w:szCs w:val="22"/>
        </w:rPr>
        <w:t>mage returned by the camera() function</w:t>
      </w:r>
    </w:p>
    <w:p w14:paraId="4347DE0E" w14:textId="77777777" w:rsidR="00580D16" w:rsidRDefault="00580D1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5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7296968" w14:textId="77777777" w:rsidR="00C30861"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05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1B6955C" w14:textId="7C703829" w:rsidR="00580D16" w:rsidRPr="00385FFF" w:rsidDel="00385FFF" w:rsidRDefault="00580D1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del w:id="1059" w:author="Salil Kapur" w:date="2017-04-06T22:45:00Z"/>
          <w:rFonts w:cs="Menlo"/>
          <w:color w:val="000000"/>
          <w:szCs w:val="22"/>
          <w:rPrChange w:id="1060" w:author="Salil Kapur" w:date="2017-04-06T22:45:00Z">
            <w:rPr>
              <w:del w:id="1061" w:author="Salil Kapur" w:date="2017-04-06T22:45:00Z"/>
              <w:rFonts w:cs="Menlo"/>
              <w:b/>
              <w:color w:val="000000"/>
              <w:szCs w:val="22"/>
            </w:rPr>
          </w:rPrChange>
        </w:rPr>
        <w:pPrChange w:id="106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r w:rsidRPr="00385FFF">
        <w:rPr>
          <w:rFonts w:cs="Menlo"/>
          <w:color w:val="000000"/>
          <w:szCs w:val="22"/>
          <w:rPrChange w:id="1063" w:author="Salil Kapur" w:date="2017-04-06T22:45:00Z">
            <w:rPr>
              <w:rFonts w:cs="Menlo"/>
              <w:b/>
              <w:color w:val="000000"/>
              <w:szCs w:val="22"/>
            </w:rPr>
          </w:rPrChange>
        </w:rPr>
        <w:t>skimage.data.text</w:t>
      </w:r>
      <w:proofErr w:type="spellEnd"/>
      <w:r w:rsidRPr="00385FFF">
        <w:rPr>
          <w:rFonts w:cs="Menlo"/>
          <w:color w:val="000000"/>
          <w:szCs w:val="22"/>
          <w:rPrChange w:id="1064" w:author="Salil Kapur" w:date="2017-04-06T22:45:00Z">
            <w:rPr>
              <w:rFonts w:cs="Menlo"/>
              <w:b/>
              <w:color w:val="000000"/>
              <w:szCs w:val="22"/>
            </w:rPr>
          </w:rPrChange>
        </w:rPr>
        <w:t>()</w:t>
      </w:r>
      <w:ins w:id="1065" w:author="Salil Kapur" w:date="2017-04-06T22:45:00Z">
        <w:r w:rsidR="00385FFF" w:rsidRPr="00385FFF">
          <w:rPr>
            <w:rFonts w:ascii="Times New Roman" w:eastAsia="Times New Roman" w:hAnsi="Times New Roman" w:cs="Times New Roman"/>
            <w:lang w:eastAsia="en-GB"/>
            <w:rPrChange w:id="1066" w:author="Salil Kapur" w:date="2017-04-06T22:45:00Z">
              <w:rPr>
                <w:rFonts w:ascii="Times New Roman" w:eastAsia="Times New Roman" w:hAnsi="Times New Roman" w:cs="Times New Roman"/>
                <w:lang w:eastAsia="en-GB"/>
              </w:rPr>
            </w:rPrChange>
          </w:rPr>
          <w:t xml:space="preserve"> </w:t>
        </w:r>
      </w:ins>
    </w:p>
    <w:p w14:paraId="371EA357" w14:textId="6EB54CEE" w:rsidR="00580D16" w:rsidRPr="00385FFF" w:rsidRDefault="00F6437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lang w:eastAsia="en-GB"/>
          <w:rPrChange w:id="1067" w:author="Salil Kapur" w:date="2017-04-06T22:45:00Z">
            <w:rPr>
              <w:rFonts w:ascii="Times New Roman" w:eastAsia="Times New Roman" w:hAnsi="Times New Roman" w:cs="Times New Roman"/>
              <w:lang w:eastAsia="en-GB"/>
            </w:rPr>
          </w:rPrChange>
        </w:rPr>
        <w:pPrChange w:id="106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85FFF">
        <w:rPr>
          <w:rFonts w:ascii="Times New Roman" w:eastAsia="Times New Roman" w:hAnsi="Times New Roman" w:cs="Times New Roman"/>
          <w:lang w:eastAsia="en-GB"/>
          <w:rPrChange w:id="1069" w:author="Salil Kapur" w:date="2017-04-06T22:45:00Z">
            <w:rPr>
              <w:rFonts w:ascii="Times New Roman" w:eastAsia="Times New Roman" w:hAnsi="Times New Roman" w:cs="Times New Roman"/>
              <w:lang w:eastAsia="en-GB"/>
            </w:rPr>
          </w:rPrChange>
        </w:rPr>
        <w:t>returns an image array</w:t>
      </w:r>
    </w:p>
    <w:p w14:paraId="4CEE5810" w14:textId="77777777" w:rsidR="00F64370" w:rsidRDefault="00F6437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lang w:eastAsia="en-GB"/>
        </w:rPr>
        <w:pPrChange w:id="107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C9CF7C1" w14:textId="77777777" w:rsidR="00C30861" w:rsidRPr="00020A08"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7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020A08">
        <w:rPr>
          <w:rFonts w:ascii="Andale Mono" w:hAnsi="Andale Mono" w:cs="Andale Mono"/>
          <w:color w:val="000000" w:themeColor="text1"/>
          <w:sz w:val="22"/>
        </w:rPr>
        <w:t xml:space="preserve">&gt;&gt;&gt; from </w:t>
      </w:r>
      <w:proofErr w:type="spellStart"/>
      <w:r w:rsidRPr="00020A08">
        <w:rPr>
          <w:rFonts w:ascii="Andale Mono" w:hAnsi="Andale Mono" w:cs="Andale Mono"/>
          <w:color w:val="000000" w:themeColor="text1"/>
          <w:sz w:val="22"/>
        </w:rPr>
        <w:t>skimage</w:t>
      </w:r>
      <w:proofErr w:type="spellEnd"/>
      <w:r w:rsidRPr="00020A08">
        <w:rPr>
          <w:rFonts w:ascii="Andale Mono" w:hAnsi="Andale Mono" w:cs="Andale Mono"/>
          <w:color w:val="000000" w:themeColor="text1"/>
          <w:sz w:val="22"/>
        </w:rPr>
        <w:t xml:space="preserve"> import data</w:t>
      </w:r>
    </w:p>
    <w:p w14:paraId="0CD9921D" w14:textId="2F8B1ECD" w:rsidR="00C30861" w:rsidRPr="00020A08"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7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Andale Mono" w:hAnsi="Andale Mono" w:cs="Andale Mono"/>
          <w:color w:val="000000" w:themeColor="text1"/>
          <w:sz w:val="22"/>
        </w:rPr>
        <w:t xml:space="preserve">&gt;&gt;&gt; </w:t>
      </w:r>
      <w:proofErr w:type="spellStart"/>
      <w:proofErr w:type="gramStart"/>
      <w:r>
        <w:rPr>
          <w:rFonts w:ascii="Andale Mono" w:hAnsi="Andale Mono" w:cs="Andale Mono"/>
          <w:color w:val="000000" w:themeColor="text1"/>
          <w:sz w:val="22"/>
        </w:rPr>
        <w:t>io.imshow</w:t>
      </w:r>
      <w:proofErr w:type="spellEnd"/>
      <w:proofErr w:type="gramEnd"/>
      <w:r>
        <w:rPr>
          <w:rFonts w:ascii="Andale Mono" w:hAnsi="Andale Mono" w:cs="Andale Mono"/>
          <w:color w:val="000000" w:themeColor="text1"/>
          <w:sz w:val="22"/>
        </w:rPr>
        <w:t>(</w:t>
      </w:r>
      <w:proofErr w:type="spellStart"/>
      <w:r>
        <w:rPr>
          <w:rFonts w:ascii="Andale Mono" w:hAnsi="Andale Mono" w:cs="Andale Mono"/>
          <w:color w:val="000000" w:themeColor="text1"/>
          <w:sz w:val="22"/>
        </w:rPr>
        <w:t>data.text</w:t>
      </w:r>
      <w:proofErr w:type="spellEnd"/>
      <w:r>
        <w:rPr>
          <w:rFonts w:ascii="Andale Mono" w:hAnsi="Andale Mono" w:cs="Andale Mono"/>
          <w:color w:val="000000" w:themeColor="text1"/>
          <w:sz w:val="22"/>
        </w:rPr>
        <w:t>())</w:t>
      </w:r>
    </w:p>
    <w:p w14:paraId="11C724B3" w14:textId="77777777" w:rsidR="00C30861"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07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020A08">
        <w:rPr>
          <w:rFonts w:ascii="Andale Mono" w:hAnsi="Andale Mono" w:cs="Andale Mono"/>
          <w:color w:val="000000" w:themeColor="text1"/>
          <w:sz w:val="22"/>
        </w:rPr>
        <w:t xml:space="preserve">&gt;&gt;&gt; </w:t>
      </w:r>
      <w:proofErr w:type="spellStart"/>
      <w:proofErr w:type="gramStart"/>
      <w:r w:rsidRPr="00020A08">
        <w:rPr>
          <w:rFonts w:ascii="Andale Mono" w:hAnsi="Andale Mono" w:cs="Andale Mono"/>
          <w:color w:val="000000" w:themeColor="text1"/>
          <w:sz w:val="22"/>
        </w:rPr>
        <w:t>io.show</w:t>
      </w:r>
      <w:proofErr w:type="spellEnd"/>
      <w:proofErr w:type="gramEnd"/>
      <w:r w:rsidRPr="00020A08">
        <w:rPr>
          <w:rFonts w:ascii="Andale Mono" w:hAnsi="Andale Mono" w:cs="Andale Mono"/>
          <w:color w:val="000000" w:themeColor="text1"/>
          <w:sz w:val="22"/>
        </w:rPr>
        <w:t>()</w:t>
      </w:r>
    </w:p>
    <w:p w14:paraId="3C552E9D" w14:textId="77777777" w:rsidR="00F64370" w:rsidRDefault="00F6437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cs="Times New Roman"/>
          <w:lang w:eastAsia="en-GB"/>
        </w:rPr>
        <w:pPrChange w:id="107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02BA5E0" w14:textId="5B485045" w:rsidR="00580D16"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7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noProof/>
          <w:color w:val="000000"/>
          <w:szCs w:val="22"/>
          <w:lang w:eastAsia="en-GB"/>
        </w:rPr>
        <w:drawing>
          <wp:inline distT="0" distB="0" distL="0" distR="0" wp14:anchorId="2E2AC372" wp14:editId="7DA79A13">
            <wp:extent cx="5690368" cy="1911084"/>
            <wp:effectExtent l="0" t="0" r="0" b="0"/>
            <wp:docPr id="15" name="Picture 15" descr="Test%20Codes/skimag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20Codes/skimage/tex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8878" cy="1920659"/>
                    </a:xfrm>
                    <a:prstGeom prst="rect">
                      <a:avLst/>
                    </a:prstGeom>
                    <a:noFill/>
                    <a:ln>
                      <a:noFill/>
                    </a:ln>
                  </pic:spPr>
                </pic:pic>
              </a:graphicData>
            </a:graphic>
          </wp:inline>
        </w:drawing>
      </w:r>
    </w:p>
    <w:p w14:paraId="003C4CF9" w14:textId="3C7C402E" w:rsidR="00C30861" w:rsidRPr="004B49BA" w:rsidRDefault="00C30861"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7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PrChange>
      </w:pPr>
      <w:r>
        <w:rPr>
          <w:rFonts w:cs="Menlo"/>
          <w:color w:val="000000"/>
          <w:szCs w:val="22"/>
        </w:rPr>
        <w:t>figure 1</w:t>
      </w:r>
      <w:ins w:id="1077" w:author="Salil Kapur" w:date="2017-04-07T00:13:00Z">
        <w:r w:rsidR="007C7A29">
          <w:rPr>
            <w:rFonts w:cs="Menlo"/>
            <w:color w:val="000000"/>
            <w:szCs w:val="22"/>
          </w:rPr>
          <w:t>0</w:t>
        </w:r>
      </w:ins>
      <w:del w:id="1078" w:author="Salil Kapur" w:date="2017-04-07T00:13:00Z">
        <w:r w:rsidDel="007C7A29">
          <w:rPr>
            <w:rFonts w:cs="Menlo"/>
            <w:color w:val="000000"/>
            <w:szCs w:val="22"/>
          </w:rPr>
          <w:delText>.9</w:delText>
        </w:r>
      </w:del>
      <w:r>
        <w:rPr>
          <w:rFonts w:cs="Menlo"/>
          <w:color w:val="000000"/>
          <w:szCs w:val="22"/>
        </w:rPr>
        <w:t xml:space="preserve"> image returned by text() function and it can used as an example for corner detection</w:t>
      </w:r>
    </w:p>
    <w:p w14:paraId="6EA02DC1" w14:textId="77777777" w:rsidR="004B49BA" w:rsidRDefault="004B49BA"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07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8278184" w14:textId="77777777" w:rsidR="00385FFF" w:rsidRDefault="00385FF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080" w:author="Salil Kapur" w:date="2017-04-06T22:47:00Z"/>
          <w:rFonts w:cs="Menlo"/>
          <w:b/>
          <w:color w:val="000000"/>
          <w:szCs w:val="22"/>
        </w:rPr>
        <w:pPrChange w:id="108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
    <w:p w14:paraId="0C2835FF" w14:textId="36DAF0ED" w:rsidR="00FD7415" w:rsidRP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b/>
          <w:color w:val="000000"/>
          <w:szCs w:val="22"/>
        </w:rPr>
        <w:pPrChange w:id="108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roofErr w:type="spellStart"/>
      <w:r w:rsidRPr="008D4E47">
        <w:rPr>
          <w:rFonts w:cs="Menlo"/>
          <w:b/>
          <w:color w:val="000000"/>
          <w:szCs w:val="22"/>
        </w:rPr>
        <w:t>Color</w:t>
      </w:r>
      <w:proofErr w:type="spellEnd"/>
      <w:r w:rsidRPr="008D4E47">
        <w:rPr>
          <w:rFonts w:cs="Menlo"/>
          <w:b/>
          <w:color w:val="000000"/>
          <w:szCs w:val="22"/>
        </w:rPr>
        <w:t xml:space="preserve"> module</w:t>
      </w:r>
    </w:p>
    <w:p w14:paraId="3732E729" w14:textId="77777777"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 w:val="22"/>
          <w:szCs w:val="22"/>
        </w:rPr>
        <w:pPrChange w:id="108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859968F" w14:textId="61C5C180"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8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color w:val="000000"/>
          <w:szCs w:val="22"/>
        </w:rPr>
        <w:t xml:space="preserve">This module of the library contains functions </w:t>
      </w:r>
      <w:del w:id="1085" w:author="Salil Kapur" w:date="2017-04-06T22:48:00Z">
        <w:r w:rsidDel="00385FFF">
          <w:rPr>
            <w:rFonts w:cs="Menlo"/>
            <w:color w:val="000000"/>
            <w:szCs w:val="22"/>
          </w:rPr>
          <w:delText xml:space="preserve">like </w:delText>
        </w:r>
      </w:del>
      <w:ins w:id="1086" w:author="Salil Kapur" w:date="2017-04-06T22:48:00Z">
        <w:r w:rsidR="00385FFF">
          <w:rPr>
            <w:rFonts w:cs="Menlo"/>
            <w:color w:val="000000"/>
            <w:szCs w:val="22"/>
          </w:rPr>
          <w:t>for</w:t>
        </w:r>
        <w:r w:rsidR="00385FFF">
          <w:rPr>
            <w:rFonts w:cs="Menlo"/>
            <w:color w:val="000000"/>
            <w:szCs w:val="22"/>
          </w:rPr>
          <w:t xml:space="preserve"> </w:t>
        </w:r>
      </w:ins>
      <w:r>
        <w:rPr>
          <w:rFonts w:cs="Menlo"/>
          <w:color w:val="000000"/>
          <w:szCs w:val="22"/>
        </w:rPr>
        <w:t xml:space="preserve">converting image </w:t>
      </w:r>
      <w:del w:id="1087" w:author="Salil Kapur" w:date="2017-04-06T22:56:00Z">
        <w:r w:rsidDel="00175A53">
          <w:rPr>
            <w:rFonts w:cs="Menlo"/>
            <w:color w:val="000000"/>
            <w:szCs w:val="22"/>
          </w:rPr>
          <w:delText xml:space="preserve">of </w:delText>
        </w:r>
      </w:del>
      <w:ins w:id="1088" w:author="Salil Kapur" w:date="2017-04-06T22:56:00Z">
        <w:r w:rsidR="00175A53">
          <w:rPr>
            <w:rFonts w:cs="Menlo"/>
            <w:color w:val="000000"/>
            <w:szCs w:val="22"/>
          </w:rPr>
          <w:t>from</w:t>
        </w:r>
        <w:r w:rsidR="00175A53">
          <w:rPr>
            <w:rFonts w:cs="Menlo"/>
            <w:color w:val="000000"/>
            <w:szCs w:val="22"/>
          </w:rPr>
          <w:t xml:space="preserve"> </w:t>
        </w:r>
      </w:ins>
      <w:r>
        <w:rPr>
          <w:rFonts w:cs="Menlo"/>
          <w:color w:val="000000"/>
          <w:szCs w:val="22"/>
        </w:rPr>
        <w:t xml:space="preserve">one </w:t>
      </w:r>
      <w:proofErr w:type="spellStart"/>
      <w:r>
        <w:rPr>
          <w:rFonts w:cs="Menlo"/>
          <w:color w:val="000000"/>
          <w:szCs w:val="22"/>
        </w:rPr>
        <w:t>color</w:t>
      </w:r>
      <w:proofErr w:type="spellEnd"/>
      <w:r>
        <w:rPr>
          <w:rFonts w:cs="Menlo"/>
          <w:color w:val="000000"/>
          <w:szCs w:val="22"/>
        </w:rPr>
        <w:t xml:space="preserve"> space to another. </w:t>
      </w:r>
      <w:del w:id="1089" w:author="Salil Kapur" w:date="2017-04-06T23:09:00Z">
        <w:r w:rsidR="009B2AC8" w:rsidDel="00D34D80">
          <w:rPr>
            <w:rFonts w:cs="Menlo"/>
            <w:color w:val="000000"/>
            <w:szCs w:val="22"/>
          </w:rPr>
          <w:delText xml:space="preserve">One </w:delText>
        </w:r>
      </w:del>
      <w:ins w:id="1090" w:author="Salil Kapur" w:date="2017-04-06T23:09:00Z">
        <w:r w:rsidR="00D34D80">
          <w:rPr>
            <w:rFonts w:cs="Menlo"/>
            <w:color w:val="000000"/>
            <w:szCs w:val="22"/>
          </w:rPr>
          <w:t>Two</w:t>
        </w:r>
        <w:r w:rsidR="00D34D80">
          <w:rPr>
            <w:rFonts w:cs="Menlo"/>
            <w:color w:val="000000"/>
            <w:szCs w:val="22"/>
          </w:rPr>
          <w:t xml:space="preserve"> </w:t>
        </w:r>
      </w:ins>
      <w:r w:rsidR="009B2AC8">
        <w:rPr>
          <w:rFonts w:cs="Menlo"/>
          <w:color w:val="000000"/>
          <w:szCs w:val="22"/>
        </w:rPr>
        <w:t xml:space="preserve">of </w:t>
      </w:r>
      <w:del w:id="1091" w:author="Salil Kapur" w:date="2017-04-06T22:56:00Z">
        <w:r w:rsidR="009B2AC8" w:rsidDel="00175A53">
          <w:rPr>
            <w:rFonts w:cs="Menlo"/>
            <w:color w:val="000000"/>
            <w:szCs w:val="22"/>
          </w:rPr>
          <w:delText xml:space="preserve">the </w:delText>
        </w:r>
      </w:del>
      <w:ins w:id="1092" w:author="Salil Kapur" w:date="2017-04-06T22:56:00Z">
        <w:r w:rsidR="00175A53">
          <w:rPr>
            <w:rFonts w:cs="Menlo"/>
            <w:color w:val="000000"/>
            <w:szCs w:val="22"/>
          </w:rPr>
          <w:t>such</w:t>
        </w:r>
        <w:r w:rsidR="00175A53">
          <w:rPr>
            <w:rFonts w:cs="Menlo"/>
            <w:color w:val="000000"/>
            <w:szCs w:val="22"/>
          </w:rPr>
          <w:t xml:space="preserve"> </w:t>
        </w:r>
      </w:ins>
      <w:r w:rsidR="009B2AC8">
        <w:rPr>
          <w:rFonts w:cs="Menlo"/>
          <w:color w:val="000000"/>
          <w:szCs w:val="22"/>
        </w:rPr>
        <w:t>function</w:t>
      </w:r>
      <w:ins w:id="1093" w:author="Salil Kapur" w:date="2017-04-06T23:09:00Z">
        <w:r w:rsidR="00D34D80">
          <w:rPr>
            <w:rFonts w:cs="Menlo"/>
            <w:color w:val="000000"/>
            <w:szCs w:val="22"/>
          </w:rPr>
          <w:t>s</w:t>
        </w:r>
      </w:ins>
      <w:del w:id="1094" w:author="Salil Kapur" w:date="2017-04-06T22:56:00Z">
        <w:r w:rsidR="009B2AC8" w:rsidDel="00175A53">
          <w:rPr>
            <w:rFonts w:cs="Menlo"/>
            <w:color w:val="000000"/>
            <w:szCs w:val="22"/>
          </w:rPr>
          <w:delText>s</w:delText>
        </w:r>
      </w:del>
      <w:r w:rsidR="009B2AC8">
        <w:rPr>
          <w:rFonts w:cs="Menlo"/>
          <w:color w:val="000000"/>
          <w:szCs w:val="22"/>
        </w:rPr>
        <w:t xml:space="preserve"> </w:t>
      </w:r>
      <w:ins w:id="1095" w:author="Salil Kapur" w:date="2017-04-06T23:09:00Z">
        <w:r w:rsidR="00D34D80">
          <w:rPr>
            <w:rFonts w:cs="Menlo"/>
            <w:color w:val="000000"/>
            <w:szCs w:val="22"/>
          </w:rPr>
          <w:t xml:space="preserve">are shown </w:t>
        </w:r>
        <w:proofErr w:type="spellStart"/>
        <w:r w:rsidR="00D34D80">
          <w:rPr>
            <w:rFonts w:cs="Menlo"/>
            <w:color w:val="000000"/>
            <w:szCs w:val="22"/>
          </w:rPr>
          <w:t>bellow</w:t>
        </w:r>
      </w:ins>
      <w:proofErr w:type="spellEnd"/>
      <w:del w:id="1096" w:author="Salil Kapur" w:date="2017-04-06T23:09:00Z">
        <w:r w:rsidR="009B2AC8" w:rsidDel="00D34D80">
          <w:rPr>
            <w:rFonts w:cs="Menlo"/>
            <w:color w:val="000000"/>
            <w:szCs w:val="22"/>
          </w:rPr>
          <w:delText>is</w:delText>
        </w:r>
      </w:del>
      <w:r>
        <w:rPr>
          <w:rFonts w:cs="Menlo"/>
          <w:color w:val="000000"/>
          <w:szCs w:val="22"/>
        </w:rPr>
        <w:t>:</w:t>
      </w:r>
    </w:p>
    <w:p w14:paraId="29CD7F12" w14:textId="77777777"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09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641CDA3" w14:textId="77777777" w:rsidR="00383CCC" w:rsidRDefault="00383CCC"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098" w:author="Salil Kapur" w:date="2017-04-06T23:04:00Z"/>
          <w:rFonts w:cs="Menlo"/>
          <w:b/>
          <w:color w:val="000000"/>
          <w:szCs w:val="22"/>
        </w:rPr>
        <w:pPrChange w:id="109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
    <w:p w14:paraId="657ACF43" w14:textId="77777777" w:rsidR="00383CCC" w:rsidRDefault="00383CCC"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100" w:author="Salil Kapur" w:date="2017-04-06T23:04:00Z"/>
          <w:rFonts w:cs="Menlo"/>
          <w:b/>
          <w:color w:val="000000"/>
          <w:szCs w:val="22"/>
        </w:rPr>
        <w:pPrChange w:id="110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
    <w:p w14:paraId="07E73673" w14:textId="184AC31D"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b/>
          <w:color w:val="000000"/>
          <w:szCs w:val="22"/>
        </w:rPr>
        <w:pPrChange w:id="110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b/>
          <w:color w:val="000000"/>
          <w:szCs w:val="22"/>
        </w:rPr>
        <w:t xml:space="preserve">Convert RGB to </w:t>
      </w:r>
      <w:proofErr w:type="spellStart"/>
      <w:r>
        <w:rPr>
          <w:rFonts w:cs="Menlo"/>
          <w:b/>
          <w:color w:val="000000"/>
          <w:szCs w:val="22"/>
        </w:rPr>
        <w:t>Gray</w:t>
      </w:r>
      <w:proofErr w:type="spellEnd"/>
    </w:p>
    <w:p w14:paraId="4C209040" w14:textId="77777777"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10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72BFD8A" w14:textId="041ED64C"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0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color w:val="000000"/>
          <w:szCs w:val="22"/>
        </w:rPr>
        <w:t>rgb2</w:t>
      </w:r>
      <w:proofErr w:type="gramStart"/>
      <w:r>
        <w:rPr>
          <w:rFonts w:cs="Menlo"/>
          <w:color w:val="000000"/>
          <w:szCs w:val="22"/>
        </w:rPr>
        <w:t>gray(</w:t>
      </w:r>
      <w:proofErr w:type="gramEnd"/>
      <w:r>
        <w:rPr>
          <w:rFonts w:cs="Menlo"/>
          <w:color w:val="000000"/>
          <w:szCs w:val="22"/>
        </w:rPr>
        <w:t>) function in the module can be used to convert a RGB image to a grayscale image.</w:t>
      </w:r>
      <w:r w:rsidR="00BC0214">
        <w:rPr>
          <w:rFonts w:cs="Menlo"/>
          <w:color w:val="000000"/>
          <w:szCs w:val="22"/>
        </w:rPr>
        <w:t xml:space="preserve"> It takes the RGB image array as input and returns the grayscale image array.</w:t>
      </w:r>
    </w:p>
    <w:p w14:paraId="3BF6BF8A" w14:textId="77777777" w:rsid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0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B9B9BCC" w14:textId="77777777" w:rsidR="00BC0214" w:rsidRP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0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C0214">
        <w:rPr>
          <w:rFonts w:ascii="Andale Mono" w:hAnsi="Andale Mono" w:cs="Andale Mono"/>
          <w:color w:val="000000" w:themeColor="text1"/>
          <w:sz w:val="22"/>
        </w:rPr>
        <w:t xml:space="preserve">&gt;&gt;&gt; from </w:t>
      </w:r>
      <w:proofErr w:type="spellStart"/>
      <w:r w:rsidRPr="00BC0214">
        <w:rPr>
          <w:rFonts w:ascii="Andale Mono" w:hAnsi="Andale Mono" w:cs="Andale Mono"/>
          <w:color w:val="000000" w:themeColor="text1"/>
          <w:sz w:val="22"/>
        </w:rPr>
        <w:t>skimage</w:t>
      </w:r>
      <w:proofErr w:type="spellEnd"/>
      <w:r w:rsidRPr="00BC0214">
        <w:rPr>
          <w:rFonts w:ascii="Andale Mono" w:hAnsi="Andale Mono" w:cs="Andale Mono"/>
          <w:color w:val="000000" w:themeColor="text1"/>
          <w:sz w:val="22"/>
        </w:rPr>
        <w:t xml:space="preserve"> import </w:t>
      </w:r>
      <w:proofErr w:type="spellStart"/>
      <w:r w:rsidRPr="00BC0214">
        <w:rPr>
          <w:rFonts w:ascii="Andale Mono" w:hAnsi="Andale Mono" w:cs="Andale Mono"/>
          <w:color w:val="000000" w:themeColor="text1"/>
          <w:sz w:val="22"/>
        </w:rPr>
        <w:t>io</w:t>
      </w:r>
      <w:proofErr w:type="spellEnd"/>
      <w:r w:rsidRPr="00BC0214">
        <w:rPr>
          <w:rFonts w:ascii="Andale Mono" w:hAnsi="Andale Mono" w:cs="Andale Mono"/>
          <w:color w:val="000000" w:themeColor="text1"/>
          <w:sz w:val="22"/>
        </w:rPr>
        <w:t xml:space="preserve">, </w:t>
      </w:r>
      <w:proofErr w:type="spellStart"/>
      <w:r w:rsidRPr="00BC0214">
        <w:rPr>
          <w:rFonts w:ascii="Andale Mono" w:hAnsi="Andale Mono" w:cs="Andale Mono"/>
          <w:color w:val="000000" w:themeColor="text1"/>
          <w:sz w:val="22"/>
        </w:rPr>
        <w:t>color</w:t>
      </w:r>
      <w:proofErr w:type="spellEnd"/>
    </w:p>
    <w:p w14:paraId="0BB4B6C2" w14:textId="77777777" w:rsidR="00BC0214" w:rsidRP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0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C0214">
        <w:rPr>
          <w:rFonts w:ascii="Andale Mono" w:hAnsi="Andale Mono" w:cs="Andale Mono"/>
          <w:color w:val="000000" w:themeColor="text1"/>
          <w:sz w:val="22"/>
        </w:rPr>
        <w:lastRenderedPageBreak/>
        <w:t xml:space="preserve">&gt;&gt;&gt; </w:t>
      </w:r>
      <w:proofErr w:type="spellStart"/>
      <w:r w:rsidRPr="00BC0214">
        <w:rPr>
          <w:rFonts w:ascii="Andale Mono" w:hAnsi="Andale Mono" w:cs="Andale Mono"/>
          <w:color w:val="000000" w:themeColor="text1"/>
          <w:sz w:val="22"/>
        </w:rPr>
        <w:t>img</w:t>
      </w:r>
      <w:proofErr w:type="spellEnd"/>
      <w:r w:rsidRPr="00BC0214">
        <w:rPr>
          <w:rFonts w:ascii="Andale Mono" w:hAnsi="Andale Mono" w:cs="Andale Mono"/>
          <w:color w:val="000000" w:themeColor="text1"/>
          <w:sz w:val="22"/>
        </w:rPr>
        <w:t xml:space="preserve"> = </w:t>
      </w:r>
      <w:proofErr w:type="spellStart"/>
      <w:proofErr w:type="gramStart"/>
      <w:r w:rsidRPr="00BC0214">
        <w:rPr>
          <w:rFonts w:ascii="Andale Mono" w:hAnsi="Andale Mono" w:cs="Andale Mono"/>
          <w:color w:val="000000" w:themeColor="text1"/>
          <w:sz w:val="22"/>
        </w:rPr>
        <w:t>io.imread</w:t>
      </w:r>
      <w:proofErr w:type="spellEnd"/>
      <w:proofErr w:type="gramEnd"/>
      <w:r w:rsidRPr="00BC0214">
        <w:rPr>
          <w:rFonts w:ascii="Andale Mono" w:hAnsi="Andale Mono" w:cs="Andale Mono"/>
          <w:color w:val="000000" w:themeColor="text1"/>
          <w:sz w:val="22"/>
        </w:rPr>
        <w:t>("image.png")</w:t>
      </w:r>
    </w:p>
    <w:p w14:paraId="2ED3D531" w14:textId="77777777" w:rsidR="00BC0214" w:rsidRP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0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C0214">
        <w:rPr>
          <w:rFonts w:ascii="Andale Mono" w:hAnsi="Andale Mono" w:cs="Andale Mono"/>
          <w:color w:val="000000" w:themeColor="text1"/>
          <w:sz w:val="22"/>
        </w:rPr>
        <w:t xml:space="preserve">&gt;&gt;&gt; </w:t>
      </w:r>
      <w:proofErr w:type="spellStart"/>
      <w:r w:rsidRPr="00BC0214">
        <w:rPr>
          <w:rFonts w:ascii="Andale Mono" w:hAnsi="Andale Mono" w:cs="Andale Mono"/>
          <w:color w:val="000000" w:themeColor="text1"/>
          <w:sz w:val="22"/>
        </w:rPr>
        <w:t>gray</w:t>
      </w:r>
      <w:proofErr w:type="spellEnd"/>
      <w:r w:rsidRPr="00BC0214">
        <w:rPr>
          <w:rFonts w:ascii="Andale Mono" w:hAnsi="Andale Mono" w:cs="Andale Mono"/>
          <w:color w:val="000000" w:themeColor="text1"/>
          <w:sz w:val="22"/>
        </w:rPr>
        <w:t xml:space="preserve"> = </w:t>
      </w:r>
      <w:proofErr w:type="gramStart"/>
      <w:r w:rsidRPr="00BC0214">
        <w:rPr>
          <w:rFonts w:ascii="Andale Mono" w:hAnsi="Andale Mono" w:cs="Andale Mono"/>
          <w:color w:val="000000" w:themeColor="text1"/>
          <w:sz w:val="22"/>
        </w:rPr>
        <w:t>color.rgb</w:t>
      </w:r>
      <w:proofErr w:type="gramEnd"/>
      <w:r w:rsidRPr="00BC0214">
        <w:rPr>
          <w:rFonts w:ascii="Andale Mono" w:hAnsi="Andale Mono" w:cs="Andale Mono"/>
          <w:color w:val="000000" w:themeColor="text1"/>
          <w:sz w:val="22"/>
        </w:rPr>
        <w:t>2gray(</w:t>
      </w:r>
      <w:proofErr w:type="spellStart"/>
      <w:r w:rsidRPr="00BC0214">
        <w:rPr>
          <w:rFonts w:ascii="Andale Mono" w:hAnsi="Andale Mono" w:cs="Andale Mono"/>
          <w:color w:val="000000" w:themeColor="text1"/>
          <w:sz w:val="22"/>
        </w:rPr>
        <w:t>img</w:t>
      </w:r>
      <w:proofErr w:type="spellEnd"/>
      <w:r w:rsidRPr="00BC0214">
        <w:rPr>
          <w:rFonts w:ascii="Andale Mono" w:hAnsi="Andale Mono" w:cs="Andale Mono"/>
          <w:color w:val="000000" w:themeColor="text1"/>
          <w:sz w:val="22"/>
        </w:rPr>
        <w:t>)</w:t>
      </w:r>
    </w:p>
    <w:p w14:paraId="2E0FC7D3" w14:textId="0FA692CB" w:rsidR="00BC0214" w:rsidRP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0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C0214">
        <w:rPr>
          <w:rFonts w:ascii="Andale Mono" w:hAnsi="Andale Mono" w:cs="Andale Mono"/>
          <w:color w:val="000000" w:themeColor="text1"/>
          <w:sz w:val="22"/>
        </w:rPr>
        <w:t xml:space="preserve">&gt;&gt;&gt; </w:t>
      </w:r>
      <w:proofErr w:type="spellStart"/>
      <w:proofErr w:type="gramStart"/>
      <w:r w:rsidRPr="00BC0214">
        <w:rPr>
          <w:rFonts w:ascii="Andale Mono" w:hAnsi="Andale Mono" w:cs="Andale Mono"/>
          <w:color w:val="000000" w:themeColor="text1"/>
          <w:sz w:val="22"/>
        </w:rPr>
        <w:t>io.imshow</w:t>
      </w:r>
      <w:proofErr w:type="spellEnd"/>
      <w:proofErr w:type="gramEnd"/>
      <w:r w:rsidRPr="00BC0214">
        <w:rPr>
          <w:rFonts w:ascii="Andale Mono" w:hAnsi="Andale Mono" w:cs="Andale Mono"/>
          <w:color w:val="000000" w:themeColor="text1"/>
          <w:sz w:val="22"/>
        </w:rPr>
        <w:t>(</w:t>
      </w:r>
      <w:proofErr w:type="spellStart"/>
      <w:r w:rsidRPr="00BC0214">
        <w:rPr>
          <w:rFonts w:ascii="Andale Mono" w:hAnsi="Andale Mono" w:cs="Andale Mono"/>
          <w:color w:val="000000" w:themeColor="text1"/>
          <w:sz w:val="22"/>
        </w:rPr>
        <w:t>gray</w:t>
      </w:r>
      <w:proofErr w:type="spellEnd"/>
      <w:r w:rsidRPr="00BC0214">
        <w:rPr>
          <w:rFonts w:ascii="Andale Mono" w:hAnsi="Andale Mono" w:cs="Andale Mono"/>
          <w:color w:val="000000" w:themeColor="text1"/>
          <w:sz w:val="22"/>
        </w:rPr>
        <w:t>)</w:t>
      </w:r>
    </w:p>
    <w:p w14:paraId="045A2EFF" w14:textId="5AC2D935" w:rsidR="00BC0214" w:rsidRPr="00BC0214"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themeColor="text1"/>
          <w:sz w:val="22"/>
          <w:szCs w:val="22"/>
        </w:rPr>
        <w:pPrChange w:id="111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BC0214">
        <w:rPr>
          <w:rFonts w:ascii="Andale Mono" w:hAnsi="Andale Mono" w:cs="Andale Mono"/>
          <w:color w:val="000000" w:themeColor="text1"/>
          <w:sz w:val="22"/>
        </w:rPr>
        <w:t xml:space="preserve">&gt;&gt;&gt; </w:t>
      </w:r>
      <w:proofErr w:type="spellStart"/>
      <w:proofErr w:type="gramStart"/>
      <w:r w:rsidRPr="00BC0214">
        <w:rPr>
          <w:rFonts w:ascii="Andale Mono" w:hAnsi="Andale Mono" w:cs="Andale Mono"/>
          <w:color w:val="000000" w:themeColor="text1"/>
          <w:sz w:val="22"/>
        </w:rPr>
        <w:t>io.show</w:t>
      </w:r>
      <w:proofErr w:type="spellEnd"/>
      <w:proofErr w:type="gramEnd"/>
      <w:r w:rsidRPr="00BC0214">
        <w:rPr>
          <w:rFonts w:ascii="Andale Mono" w:hAnsi="Andale Mono" w:cs="Andale Mono"/>
          <w:color w:val="000000" w:themeColor="text1"/>
          <w:sz w:val="22"/>
        </w:rPr>
        <w:t>()</w:t>
      </w:r>
    </w:p>
    <w:p w14:paraId="43C4D86E" w14:textId="77777777" w:rsid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1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1A7B571" w14:textId="77777777" w:rsidR="008D4E47" w:rsidRPr="008D4E47" w:rsidRDefault="008D4E4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1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A6F8392" w14:textId="7B994E8D" w:rsidR="0011340E" w:rsidRDefault="00BC0214"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11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noProof/>
          <w:lang w:eastAsia="en-GB"/>
        </w:rPr>
        <w:drawing>
          <wp:inline distT="0" distB="0" distL="0" distR="0" wp14:anchorId="43676957" wp14:editId="7140FAA8">
            <wp:extent cx="2288540" cy="2288540"/>
            <wp:effectExtent l="0" t="0" r="0" b="0"/>
            <wp:docPr id="13" name="Picture 13" descr="Test%20Codes/gray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20Codes/gray_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8955" cy="2288955"/>
                    </a:xfrm>
                    <a:prstGeom prst="rect">
                      <a:avLst/>
                    </a:prstGeom>
                    <a:noFill/>
                    <a:ln>
                      <a:noFill/>
                    </a:ln>
                  </pic:spPr>
                </pic:pic>
              </a:graphicData>
            </a:graphic>
          </wp:inline>
        </w:drawing>
      </w:r>
    </w:p>
    <w:p w14:paraId="74F158A4" w14:textId="05B6F5CA" w:rsidR="000F765B" w:rsidRDefault="00803920"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1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cs="Menlo"/>
          <w:color w:val="000000"/>
          <w:szCs w:val="22"/>
        </w:rPr>
        <w:t>figure 1</w:t>
      </w:r>
      <w:ins w:id="1115" w:author="Salil Kapur" w:date="2017-04-07T00:13:00Z">
        <w:r w:rsidR="007C7A29">
          <w:rPr>
            <w:rFonts w:cs="Menlo"/>
            <w:color w:val="000000"/>
            <w:szCs w:val="22"/>
          </w:rPr>
          <w:t>1</w:t>
        </w:r>
      </w:ins>
      <w:del w:id="1116" w:author="Salil Kapur" w:date="2017-04-07T00:13:00Z">
        <w:r w:rsidDel="007C7A29">
          <w:rPr>
            <w:rFonts w:cs="Menlo"/>
            <w:color w:val="000000"/>
            <w:szCs w:val="22"/>
          </w:rPr>
          <w:delText>.10</w:delText>
        </w:r>
      </w:del>
    </w:p>
    <w:p w14:paraId="0CD87D26" w14:textId="77777777" w:rsidR="00242CA6" w:rsidRDefault="00242CA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17" w:author="Salil Kapur" w:date="2017-04-06T23:09:00Z"/>
          <w:rFonts w:cs="Menlo"/>
          <w:color w:val="000000"/>
          <w:szCs w:val="22"/>
        </w:rPr>
        <w:pPrChange w:id="111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AFC3257" w14:textId="412B96E7" w:rsidR="00A103FE" w:rsidRDefault="00A103F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19" w:author="Salil Kapur" w:date="2017-04-06T23:09:00Z"/>
          <w:rFonts w:cs="Menlo"/>
          <w:color w:val="000000"/>
          <w:szCs w:val="22"/>
        </w:rPr>
        <w:pPrChange w:id="112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21" w:author="Salil Kapur" w:date="2017-04-06T23:09:00Z">
        <w:r>
          <w:rPr>
            <w:rFonts w:cs="Menlo"/>
            <w:color w:val="000000"/>
            <w:szCs w:val="22"/>
          </w:rPr>
          <w:t>Convert RGB to HSV</w:t>
        </w:r>
      </w:ins>
    </w:p>
    <w:p w14:paraId="35A97649" w14:textId="77777777" w:rsidR="00A103FE" w:rsidRDefault="00A103F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22" w:author="Salil Kapur" w:date="2017-04-06T23:10:00Z"/>
          <w:rFonts w:cs="Menlo"/>
          <w:color w:val="000000"/>
          <w:szCs w:val="22"/>
        </w:rPr>
        <w:pPrChange w:id="112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75A4197" w14:textId="469C4F9F" w:rsidR="00A103FE" w:rsidRDefault="006F0C8C" w:rsidP="00A10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24" w:author="Salil Kapur" w:date="2017-04-06T23:10:00Z"/>
          <w:rFonts w:cs="Menlo"/>
          <w:color w:val="000000"/>
          <w:szCs w:val="22"/>
        </w:rPr>
      </w:pPr>
      <w:ins w:id="1125" w:author="Salil Kapur" w:date="2017-04-06T23:10:00Z">
        <w:r>
          <w:rPr>
            <w:rFonts w:cs="Menlo"/>
            <w:color w:val="000000"/>
            <w:szCs w:val="22"/>
          </w:rPr>
          <w:t>rgb2</w:t>
        </w:r>
        <w:proofErr w:type="gramStart"/>
        <w:r>
          <w:rPr>
            <w:rFonts w:cs="Menlo"/>
            <w:color w:val="000000"/>
            <w:szCs w:val="22"/>
          </w:rPr>
          <w:t>hsv</w:t>
        </w:r>
        <w:r w:rsidR="00A103FE">
          <w:rPr>
            <w:rFonts w:cs="Menlo"/>
            <w:color w:val="000000"/>
            <w:szCs w:val="22"/>
          </w:rPr>
          <w:t>(</w:t>
        </w:r>
        <w:proofErr w:type="gramEnd"/>
        <w:r w:rsidR="00A103FE">
          <w:rPr>
            <w:rFonts w:cs="Menlo"/>
            <w:color w:val="000000"/>
            <w:szCs w:val="22"/>
          </w:rPr>
          <w:t xml:space="preserve">) function in the module can be used to convert a RGB image to </w:t>
        </w:r>
      </w:ins>
      <w:ins w:id="1126" w:author="Salil Kapur" w:date="2017-04-06T23:11:00Z">
        <w:r>
          <w:rPr>
            <w:rFonts w:cs="Menlo"/>
            <w:color w:val="000000"/>
            <w:szCs w:val="22"/>
          </w:rPr>
          <w:t>an HSV</w:t>
        </w:r>
      </w:ins>
      <w:ins w:id="1127" w:author="Salil Kapur" w:date="2017-04-06T23:10:00Z">
        <w:r w:rsidR="00A103FE">
          <w:rPr>
            <w:rFonts w:cs="Menlo"/>
            <w:color w:val="000000"/>
            <w:szCs w:val="22"/>
          </w:rPr>
          <w:t xml:space="preserve"> image. It takes the RGB image array as input and returns the </w:t>
        </w:r>
      </w:ins>
      <w:ins w:id="1128" w:author="Salil Kapur" w:date="2017-04-06T23:12:00Z">
        <w:r>
          <w:rPr>
            <w:rFonts w:cs="Menlo"/>
            <w:color w:val="000000"/>
            <w:szCs w:val="22"/>
          </w:rPr>
          <w:t>HSV</w:t>
        </w:r>
      </w:ins>
      <w:ins w:id="1129" w:author="Salil Kapur" w:date="2017-04-06T23:10:00Z">
        <w:r w:rsidR="00A103FE">
          <w:rPr>
            <w:rFonts w:cs="Menlo"/>
            <w:color w:val="000000"/>
            <w:szCs w:val="22"/>
          </w:rPr>
          <w:t xml:space="preserve"> image array.</w:t>
        </w:r>
      </w:ins>
    </w:p>
    <w:p w14:paraId="4C92F78D" w14:textId="77777777" w:rsidR="00A103FE" w:rsidRDefault="00A103F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30" w:author="Salil Kapur" w:date="2017-04-06T23:09:00Z"/>
          <w:rFonts w:cs="Menlo"/>
          <w:color w:val="000000"/>
          <w:szCs w:val="22"/>
        </w:rPr>
        <w:pPrChange w:id="113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1FBE3D58" w14:textId="77777777" w:rsidR="00A103FE" w:rsidRPr="00A103FE" w:rsidRDefault="00A103FE" w:rsidP="00A10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32" w:author="Salil Kapur" w:date="2017-04-06T23:10:00Z"/>
          <w:rFonts w:cs="Menlo"/>
          <w:color w:val="000000"/>
          <w:szCs w:val="22"/>
        </w:rPr>
      </w:pPr>
      <w:ins w:id="1133" w:author="Salil Kapur" w:date="2017-04-06T23:10:00Z">
        <w:r w:rsidRPr="00A103FE">
          <w:rPr>
            <w:rFonts w:cs="Menlo"/>
            <w:color w:val="000000"/>
            <w:szCs w:val="22"/>
          </w:rPr>
          <w:t xml:space="preserve">&gt;&gt;&gt; from </w:t>
        </w:r>
        <w:proofErr w:type="spellStart"/>
        <w:r w:rsidRPr="00A103FE">
          <w:rPr>
            <w:rFonts w:cs="Menlo"/>
            <w:color w:val="000000"/>
            <w:szCs w:val="22"/>
          </w:rPr>
          <w:t>skimage</w:t>
        </w:r>
        <w:proofErr w:type="spellEnd"/>
        <w:r w:rsidRPr="00A103FE">
          <w:rPr>
            <w:rFonts w:cs="Menlo"/>
            <w:color w:val="000000"/>
            <w:szCs w:val="22"/>
          </w:rPr>
          <w:t xml:space="preserve"> import </w:t>
        </w:r>
        <w:proofErr w:type="spellStart"/>
        <w:r w:rsidRPr="00A103FE">
          <w:rPr>
            <w:rFonts w:cs="Menlo"/>
            <w:color w:val="000000"/>
            <w:szCs w:val="22"/>
          </w:rPr>
          <w:t>color</w:t>
        </w:r>
        <w:proofErr w:type="spellEnd"/>
      </w:ins>
    </w:p>
    <w:p w14:paraId="60440C25" w14:textId="77777777" w:rsidR="00A103FE" w:rsidRPr="00A103FE" w:rsidRDefault="00A103FE" w:rsidP="00A10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34" w:author="Salil Kapur" w:date="2017-04-06T23:10:00Z"/>
          <w:rFonts w:cs="Menlo"/>
          <w:color w:val="000000"/>
          <w:szCs w:val="22"/>
        </w:rPr>
      </w:pPr>
      <w:ins w:id="1135" w:author="Salil Kapur" w:date="2017-04-06T23:10:00Z">
        <w:r w:rsidRPr="00A103FE">
          <w:rPr>
            <w:rFonts w:cs="Menlo"/>
            <w:color w:val="000000"/>
            <w:szCs w:val="22"/>
          </w:rPr>
          <w:t xml:space="preserve">&gt;&gt;&gt; from </w:t>
        </w:r>
        <w:proofErr w:type="spellStart"/>
        <w:r w:rsidRPr="00A103FE">
          <w:rPr>
            <w:rFonts w:cs="Menlo"/>
            <w:color w:val="000000"/>
            <w:szCs w:val="22"/>
          </w:rPr>
          <w:t>skimage</w:t>
        </w:r>
        <w:proofErr w:type="spellEnd"/>
        <w:r w:rsidRPr="00A103FE">
          <w:rPr>
            <w:rFonts w:cs="Menlo"/>
            <w:color w:val="000000"/>
            <w:szCs w:val="22"/>
          </w:rPr>
          <w:t xml:space="preserve"> import data</w:t>
        </w:r>
      </w:ins>
    </w:p>
    <w:p w14:paraId="2D92D1FE" w14:textId="77777777" w:rsidR="00A103FE" w:rsidRPr="00A103FE" w:rsidRDefault="00A103FE" w:rsidP="00A10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36" w:author="Salil Kapur" w:date="2017-04-06T23:10:00Z"/>
          <w:rFonts w:cs="Menlo"/>
          <w:color w:val="000000"/>
          <w:szCs w:val="22"/>
        </w:rPr>
      </w:pPr>
      <w:ins w:id="1137" w:author="Salil Kapur" w:date="2017-04-06T23:10:00Z">
        <w:r w:rsidRPr="00A103FE">
          <w:rPr>
            <w:rFonts w:cs="Menlo"/>
            <w:color w:val="000000"/>
            <w:szCs w:val="22"/>
          </w:rPr>
          <w:t xml:space="preserve">&gt;&gt;&gt; </w:t>
        </w:r>
        <w:proofErr w:type="spellStart"/>
        <w:r w:rsidRPr="00A103FE">
          <w:rPr>
            <w:rFonts w:cs="Menlo"/>
            <w:color w:val="000000"/>
            <w:szCs w:val="22"/>
          </w:rPr>
          <w:t>img</w:t>
        </w:r>
        <w:proofErr w:type="spellEnd"/>
        <w:r w:rsidRPr="00A103FE">
          <w:rPr>
            <w:rFonts w:cs="Menlo"/>
            <w:color w:val="000000"/>
            <w:szCs w:val="22"/>
          </w:rPr>
          <w:t xml:space="preserve"> = </w:t>
        </w:r>
        <w:proofErr w:type="spellStart"/>
        <w:proofErr w:type="gramStart"/>
        <w:r w:rsidRPr="00A103FE">
          <w:rPr>
            <w:rFonts w:cs="Menlo"/>
            <w:color w:val="000000"/>
            <w:szCs w:val="22"/>
          </w:rPr>
          <w:t>data.astronaut</w:t>
        </w:r>
        <w:proofErr w:type="spellEnd"/>
        <w:proofErr w:type="gramEnd"/>
        <w:r w:rsidRPr="00A103FE">
          <w:rPr>
            <w:rFonts w:cs="Menlo"/>
            <w:color w:val="000000"/>
            <w:szCs w:val="22"/>
          </w:rPr>
          <w:t>()</w:t>
        </w:r>
      </w:ins>
    </w:p>
    <w:p w14:paraId="4048E13A" w14:textId="748EBBFC" w:rsidR="00A103FE" w:rsidRDefault="00A103FE" w:rsidP="00A10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ins w:id="1138" w:author="Salil Kapur" w:date="2017-04-06T23:09:00Z"/>
          <w:rFonts w:cs="Menlo"/>
          <w:color w:val="000000"/>
          <w:szCs w:val="22"/>
        </w:rPr>
        <w:pPrChange w:id="113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40" w:author="Salil Kapur" w:date="2017-04-06T23:10:00Z">
        <w:r w:rsidRPr="00A103FE">
          <w:rPr>
            <w:rFonts w:cs="Menlo"/>
            <w:color w:val="000000"/>
            <w:szCs w:val="22"/>
          </w:rPr>
          <w:t xml:space="preserve">&gt;&gt;&gt; </w:t>
        </w:r>
        <w:proofErr w:type="spellStart"/>
        <w:r w:rsidRPr="00A103FE">
          <w:rPr>
            <w:rFonts w:cs="Menlo"/>
            <w:color w:val="000000"/>
            <w:szCs w:val="22"/>
          </w:rPr>
          <w:t>img_hsv</w:t>
        </w:r>
        <w:proofErr w:type="spellEnd"/>
        <w:r w:rsidRPr="00A103FE">
          <w:rPr>
            <w:rFonts w:cs="Menlo"/>
            <w:color w:val="000000"/>
            <w:szCs w:val="22"/>
          </w:rPr>
          <w:t xml:space="preserve"> = </w:t>
        </w:r>
        <w:proofErr w:type="gramStart"/>
        <w:r w:rsidRPr="00A103FE">
          <w:rPr>
            <w:rFonts w:cs="Menlo"/>
            <w:color w:val="000000"/>
            <w:szCs w:val="22"/>
          </w:rPr>
          <w:t>color.rgb</w:t>
        </w:r>
        <w:proofErr w:type="gramEnd"/>
        <w:r w:rsidRPr="00A103FE">
          <w:rPr>
            <w:rFonts w:cs="Menlo"/>
            <w:color w:val="000000"/>
            <w:szCs w:val="22"/>
          </w:rPr>
          <w:t>2hsv(</w:t>
        </w:r>
        <w:proofErr w:type="spellStart"/>
        <w:r w:rsidRPr="00A103FE">
          <w:rPr>
            <w:rFonts w:cs="Menlo"/>
            <w:color w:val="000000"/>
            <w:szCs w:val="22"/>
          </w:rPr>
          <w:t>img</w:t>
        </w:r>
        <w:proofErr w:type="spellEnd"/>
        <w:r w:rsidRPr="00A103FE">
          <w:rPr>
            <w:rFonts w:cs="Menlo"/>
            <w:color w:val="000000"/>
            <w:szCs w:val="22"/>
          </w:rPr>
          <w:t>)</w:t>
        </w:r>
      </w:ins>
    </w:p>
    <w:p w14:paraId="68AC7472" w14:textId="77777777" w:rsidR="00A103FE" w:rsidRDefault="00A103F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4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E49A643" w14:textId="2B641791" w:rsidR="00850153" w:rsidRDefault="0085015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142" w:author="Salil Kapur" w:date="2017-04-06T22:56:00Z"/>
          <w:rFonts w:cs="Menlo"/>
          <w:b/>
          <w:color w:val="000000"/>
          <w:szCs w:val="22"/>
        </w:rPr>
        <w:pPrChange w:id="114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ins w:id="1144" w:author="Salil Kapur" w:date="2017-04-06T22:56:00Z">
        <w:r>
          <w:rPr>
            <w:rFonts w:cs="Menlo"/>
            <w:b/>
            <w:color w:val="000000"/>
            <w:szCs w:val="22"/>
          </w:rPr>
          <w:t>There are other functions which can be seem here: &lt;link&gt;</w:t>
        </w:r>
      </w:ins>
    </w:p>
    <w:p w14:paraId="1A7C3E05" w14:textId="77777777" w:rsidR="00850153" w:rsidRDefault="00850153"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ins w:id="1145" w:author="Salil Kapur" w:date="2017-04-06T22:56:00Z"/>
          <w:rFonts w:cs="Menlo"/>
          <w:b/>
          <w:color w:val="000000"/>
          <w:szCs w:val="22"/>
        </w:rPr>
        <w:pPrChange w:id="114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p>
    <w:p w14:paraId="6845D1A6" w14:textId="7007487B" w:rsidR="00242CA6" w:rsidRDefault="00242CA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b/>
          <w:color w:val="000000"/>
          <w:szCs w:val="22"/>
        </w:rPr>
        <w:pPrChange w:id="114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b/>
          <w:color w:val="000000"/>
          <w:szCs w:val="22"/>
        </w:rPr>
        <w:t>Draw module</w:t>
      </w:r>
    </w:p>
    <w:p w14:paraId="5988CC02" w14:textId="77777777" w:rsidR="00242CA6" w:rsidRDefault="00242CA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14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2749C21" w14:textId="43481EB8" w:rsidR="00242CA6" w:rsidRDefault="00513A5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color w:val="000000"/>
          <w:szCs w:val="22"/>
        </w:rPr>
        <w:pPrChange w:id="114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color w:val="000000"/>
          <w:szCs w:val="22"/>
        </w:rPr>
        <w:t>Draw module has various functions to draw different shapes like circle</w:t>
      </w:r>
      <w:r w:rsidR="009029B6">
        <w:rPr>
          <w:rFonts w:cs="Menlo"/>
          <w:color w:val="000000"/>
          <w:szCs w:val="22"/>
        </w:rPr>
        <w:t>, line</w:t>
      </w:r>
      <w:del w:id="1150" w:author="Salil Kapur" w:date="2017-04-06T22:58:00Z">
        <w:r w:rsidR="009029B6" w:rsidDel="00D77906">
          <w:rPr>
            <w:rFonts w:cs="Menlo"/>
            <w:color w:val="000000"/>
            <w:szCs w:val="22"/>
          </w:rPr>
          <w:delText xml:space="preserve"> </w:delText>
        </w:r>
      </w:del>
      <w:ins w:id="1151" w:author="Salil Kapur" w:date="2017-04-06T22:58:00Z">
        <w:r w:rsidR="00D77906">
          <w:rPr>
            <w:rFonts w:cs="Menlo"/>
            <w:color w:val="000000"/>
            <w:szCs w:val="22"/>
          </w:rPr>
          <w:t xml:space="preserve"> and</w:t>
        </w:r>
      </w:ins>
      <w:del w:id="1152" w:author="Salil Kapur" w:date="2017-04-06T22:58:00Z">
        <w:r w:rsidR="009029B6" w:rsidDel="00D77906">
          <w:rPr>
            <w:rFonts w:cs="Menlo"/>
            <w:color w:val="000000"/>
            <w:szCs w:val="22"/>
          </w:rPr>
          <w:delText>,</w:delText>
        </w:r>
      </w:del>
      <w:r w:rsidR="009029B6">
        <w:rPr>
          <w:rFonts w:cs="Menlo"/>
          <w:color w:val="000000"/>
          <w:szCs w:val="22"/>
        </w:rPr>
        <w:t xml:space="preserve"> polygon</w:t>
      </w:r>
      <w:ins w:id="1153" w:author="Salil Kapur" w:date="2017-04-06T22:58:00Z">
        <w:r w:rsidR="00D77906">
          <w:rPr>
            <w:rFonts w:cs="Menlo"/>
            <w:color w:val="000000"/>
            <w:szCs w:val="22"/>
          </w:rPr>
          <w:t>. Let us look at each of them one by one.</w:t>
        </w:r>
      </w:ins>
      <w:del w:id="1154" w:author="Salil Kapur" w:date="2017-04-06T22:58:00Z">
        <w:r w:rsidR="009029B6" w:rsidDel="00D77906">
          <w:rPr>
            <w:rFonts w:cs="Menlo"/>
            <w:color w:val="000000"/>
            <w:szCs w:val="22"/>
          </w:rPr>
          <w:delText xml:space="preserve"> etc.</w:delText>
        </w:r>
      </w:del>
    </w:p>
    <w:p w14:paraId="317092E1" w14:textId="77777777" w:rsidR="009029B6" w:rsidRDefault="009029B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5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6BF8DCA" w14:textId="0CF1DC33" w:rsidR="009029B6" w:rsidRDefault="009029B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cs="Menlo"/>
          <w:b/>
          <w:color w:val="000000"/>
          <w:szCs w:val="22"/>
        </w:rPr>
        <w:pPrChange w:id="115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pPr>
        </w:pPrChange>
      </w:pPr>
      <w:r>
        <w:rPr>
          <w:rFonts w:cs="Menlo"/>
          <w:b/>
          <w:color w:val="000000"/>
          <w:szCs w:val="22"/>
        </w:rPr>
        <w:t>Circle</w:t>
      </w:r>
    </w:p>
    <w:p w14:paraId="3DAF663C" w14:textId="77777777" w:rsidR="009029B6" w:rsidRDefault="009029B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b/>
          <w:color w:val="000000"/>
          <w:szCs w:val="22"/>
        </w:rPr>
        <w:pPrChange w:id="115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599402F" w14:textId="421BF785" w:rsidR="009029B6" w:rsidRDefault="0054589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5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159" w:author="Salil Kapur" w:date="2017-04-06T22:59:00Z">
        <w:r>
          <w:rPr>
            <w:rFonts w:cs="Menlo"/>
            <w:color w:val="000000"/>
            <w:szCs w:val="22"/>
          </w:rPr>
          <w:t xml:space="preserve">To draw </w:t>
        </w:r>
      </w:ins>
      <w:ins w:id="1160" w:author="Salil Kapur" w:date="2017-04-06T23:01:00Z">
        <w:r w:rsidR="00383CCC">
          <w:rPr>
            <w:rFonts w:cs="Menlo"/>
            <w:color w:val="000000"/>
            <w:szCs w:val="22"/>
          </w:rPr>
          <w:t>a circle on an image</w:t>
        </w:r>
      </w:ins>
      <w:ins w:id="1161" w:author="Salil Kapur" w:date="2017-04-06T23:03:00Z">
        <w:r w:rsidR="00383CCC">
          <w:rPr>
            <w:rFonts w:cs="Menlo"/>
            <w:color w:val="000000"/>
            <w:szCs w:val="22"/>
          </w:rPr>
          <w:t>,</w:t>
        </w:r>
      </w:ins>
      <w:ins w:id="1162" w:author="Salil Kapur" w:date="2017-04-06T23:01:00Z">
        <w:r w:rsidR="00383CCC">
          <w:rPr>
            <w:rFonts w:cs="Menlo"/>
            <w:color w:val="000000"/>
            <w:szCs w:val="22"/>
          </w:rPr>
          <w:t xml:space="preserve"> </w:t>
        </w:r>
        <w:proofErr w:type="spellStart"/>
        <w:r w:rsidR="00383CCC">
          <w:rPr>
            <w:rFonts w:cs="Menlo"/>
            <w:color w:val="000000"/>
            <w:szCs w:val="22"/>
          </w:rPr>
          <w:t>skimage</w:t>
        </w:r>
        <w:proofErr w:type="spellEnd"/>
        <w:r w:rsidR="00383CCC">
          <w:rPr>
            <w:rFonts w:cs="Menlo"/>
            <w:color w:val="000000"/>
            <w:szCs w:val="22"/>
          </w:rPr>
          <w:t xml:space="preserve"> provides a </w:t>
        </w:r>
      </w:ins>
      <w:proofErr w:type="gramStart"/>
      <w:r w:rsidR="009029B6">
        <w:rPr>
          <w:rFonts w:cs="Menlo"/>
          <w:color w:val="000000"/>
          <w:szCs w:val="22"/>
        </w:rPr>
        <w:t>circle(</w:t>
      </w:r>
      <w:proofErr w:type="gramEnd"/>
      <w:r w:rsidR="009029B6">
        <w:rPr>
          <w:rFonts w:cs="Menlo"/>
          <w:color w:val="000000"/>
          <w:szCs w:val="22"/>
        </w:rPr>
        <w:t>) function</w:t>
      </w:r>
      <w:ins w:id="1163" w:author="Salil Kapur" w:date="2017-04-06T23:04:00Z">
        <w:r w:rsidR="00383CCC">
          <w:rPr>
            <w:rFonts w:cs="Menlo"/>
            <w:color w:val="000000"/>
            <w:szCs w:val="22"/>
          </w:rPr>
          <w:t xml:space="preserve">. </w:t>
        </w:r>
      </w:ins>
      <w:del w:id="1164" w:author="Salil Kapur" w:date="2017-04-06T23:04:00Z">
        <w:r w:rsidR="009029B6" w:rsidDel="00383CCC">
          <w:rPr>
            <w:rFonts w:cs="Menlo"/>
            <w:color w:val="000000"/>
            <w:szCs w:val="22"/>
          </w:rPr>
          <w:delText xml:space="preserve"> of the draw module</w:delText>
        </w:r>
      </w:del>
      <w:ins w:id="1165" w:author="Salil Kapur" w:date="2017-04-06T23:04:00Z">
        <w:r w:rsidR="00383CCC">
          <w:rPr>
            <w:rFonts w:cs="Menlo"/>
            <w:color w:val="000000"/>
            <w:szCs w:val="22"/>
          </w:rPr>
          <w:t>It</w:t>
        </w:r>
      </w:ins>
      <w:r w:rsidR="009029B6">
        <w:rPr>
          <w:rFonts w:cs="Menlo"/>
          <w:color w:val="000000"/>
          <w:szCs w:val="22"/>
        </w:rPr>
        <w:t xml:space="preserve"> takes the </w:t>
      </w:r>
      <w:r w:rsidR="00F10817">
        <w:rPr>
          <w:rFonts w:cs="Menlo"/>
          <w:color w:val="000000"/>
          <w:szCs w:val="22"/>
        </w:rPr>
        <w:t>centre</w:t>
      </w:r>
      <w:r w:rsidR="009029B6">
        <w:rPr>
          <w:rFonts w:cs="Menlo"/>
          <w:color w:val="000000"/>
          <w:szCs w:val="22"/>
        </w:rPr>
        <w:t xml:space="preserve"> coordinates and the radius as input and returns all the pixel coordinates which lie within the circle of the given coordinates and radius.</w:t>
      </w:r>
      <w:r w:rsidR="00F10817">
        <w:rPr>
          <w:rFonts w:cs="Menlo"/>
          <w:color w:val="000000"/>
          <w:szCs w:val="22"/>
        </w:rPr>
        <w:t xml:space="preserve"> After getting the pixels within the circle assign them the value 1 in the 2D matrix and all the other points make it 0. This would give you </w:t>
      </w:r>
      <w:ins w:id="1166" w:author="Salil Kapur" w:date="2017-04-06T23:12:00Z">
        <w:r w:rsidR="0061373C">
          <w:rPr>
            <w:rFonts w:cs="Menlo"/>
            <w:color w:val="000000"/>
            <w:szCs w:val="22"/>
          </w:rPr>
          <w:t xml:space="preserve">a </w:t>
        </w:r>
      </w:ins>
      <w:r w:rsidR="00F10817">
        <w:rPr>
          <w:rFonts w:cs="Menlo"/>
          <w:color w:val="000000"/>
          <w:szCs w:val="22"/>
        </w:rPr>
        <w:t>circle.</w:t>
      </w:r>
    </w:p>
    <w:p w14:paraId="36DAA750" w14:textId="77777777" w:rsid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szCs w:val="22"/>
        </w:rPr>
        <w:pPrChange w:id="116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73E92707" w14:textId="77777777"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6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 xml:space="preserve">&gt;&gt;&gt; import </w:t>
      </w:r>
      <w:proofErr w:type="spellStart"/>
      <w:r w:rsidRPr="0030770E">
        <w:rPr>
          <w:rFonts w:ascii="Andale Mono" w:hAnsi="Andale Mono" w:cs="Andale Mono"/>
          <w:color w:val="000000" w:themeColor="text1"/>
          <w:sz w:val="22"/>
        </w:rPr>
        <w:t>numpy</w:t>
      </w:r>
      <w:proofErr w:type="spellEnd"/>
      <w:r w:rsidRPr="0030770E">
        <w:rPr>
          <w:rFonts w:ascii="Andale Mono" w:hAnsi="Andale Mono" w:cs="Andale Mono"/>
          <w:color w:val="000000" w:themeColor="text1"/>
          <w:sz w:val="22"/>
        </w:rPr>
        <w:t xml:space="preserve"> as np</w:t>
      </w:r>
    </w:p>
    <w:p w14:paraId="528B1E45" w14:textId="77777777"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6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 xml:space="preserve">&gt;&gt;&gt; from </w:t>
      </w:r>
      <w:proofErr w:type="spellStart"/>
      <w:r w:rsidRPr="0030770E">
        <w:rPr>
          <w:rFonts w:ascii="Andale Mono" w:hAnsi="Andale Mono" w:cs="Andale Mono"/>
          <w:color w:val="000000" w:themeColor="text1"/>
          <w:sz w:val="22"/>
        </w:rPr>
        <w:t>skimage</w:t>
      </w:r>
      <w:proofErr w:type="spellEnd"/>
      <w:r w:rsidRPr="0030770E">
        <w:rPr>
          <w:rFonts w:ascii="Andale Mono" w:hAnsi="Andale Mono" w:cs="Andale Mono"/>
          <w:color w:val="000000" w:themeColor="text1"/>
          <w:sz w:val="22"/>
        </w:rPr>
        <w:t xml:space="preserve"> import </w:t>
      </w:r>
      <w:proofErr w:type="spellStart"/>
      <w:r w:rsidRPr="0030770E">
        <w:rPr>
          <w:rFonts w:ascii="Andale Mono" w:hAnsi="Andale Mono" w:cs="Andale Mono"/>
          <w:color w:val="000000" w:themeColor="text1"/>
          <w:sz w:val="22"/>
        </w:rPr>
        <w:t>io</w:t>
      </w:r>
      <w:proofErr w:type="spellEnd"/>
      <w:r w:rsidRPr="0030770E">
        <w:rPr>
          <w:rFonts w:ascii="Andale Mono" w:hAnsi="Andale Mono" w:cs="Andale Mono"/>
          <w:color w:val="000000" w:themeColor="text1"/>
          <w:sz w:val="22"/>
        </w:rPr>
        <w:t>, draw</w:t>
      </w:r>
    </w:p>
    <w:p w14:paraId="3E15181B" w14:textId="77777777"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7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 xml:space="preserve">&gt;&gt;&gt; </w:t>
      </w:r>
      <w:proofErr w:type="spellStart"/>
      <w:r w:rsidRPr="0030770E">
        <w:rPr>
          <w:rFonts w:ascii="Andale Mono" w:hAnsi="Andale Mono" w:cs="Andale Mono"/>
          <w:color w:val="000000" w:themeColor="text1"/>
          <w:sz w:val="22"/>
        </w:rPr>
        <w:t>img</w:t>
      </w:r>
      <w:proofErr w:type="spellEnd"/>
      <w:r w:rsidRPr="0030770E">
        <w:rPr>
          <w:rFonts w:ascii="Andale Mono" w:hAnsi="Andale Mono" w:cs="Andale Mono"/>
          <w:color w:val="000000" w:themeColor="text1"/>
          <w:sz w:val="22"/>
        </w:rPr>
        <w:t xml:space="preserve"> = </w:t>
      </w:r>
      <w:proofErr w:type="spellStart"/>
      <w:proofErr w:type="gramStart"/>
      <w:r w:rsidRPr="0030770E">
        <w:rPr>
          <w:rFonts w:ascii="Andale Mono" w:hAnsi="Andale Mono" w:cs="Andale Mono"/>
          <w:color w:val="000000" w:themeColor="text1"/>
          <w:sz w:val="22"/>
        </w:rPr>
        <w:t>np.zeros</w:t>
      </w:r>
      <w:proofErr w:type="spellEnd"/>
      <w:proofErr w:type="gramEnd"/>
      <w:r w:rsidRPr="0030770E">
        <w:rPr>
          <w:rFonts w:ascii="Andale Mono" w:hAnsi="Andale Mono" w:cs="Andale Mono"/>
          <w:color w:val="000000" w:themeColor="text1"/>
          <w:sz w:val="22"/>
        </w:rPr>
        <w:t xml:space="preserve">((100, 100), </w:t>
      </w:r>
      <w:proofErr w:type="spellStart"/>
      <w:r w:rsidRPr="0030770E">
        <w:rPr>
          <w:rFonts w:ascii="Andale Mono" w:hAnsi="Andale Mono" w:cs="Andale Mono"/>
          <w:color w:val="000000" w:themeColor="text1"/>
          <w:sz w:val="22"/>
        </w:rPr>
        <w:t>dtype</w:t>
      </w:r>
      <w:proofErr w:type="spellEnd"/>
      <w:r w:rsidRPr="0030770E">
        <w:rPr>
          <w:rFonts w:ascii="Andale Mono" w:hAnsi="Andale Mono" w:cs="Andale Mono"/>
          <w:color w:val="000000" w:themeColor="text1"/>
          <w:sz w:val="22"/>
        </w:rPr>
        <w:t>=np.uint8)</w:t>
      </w:r>
    </w:p>
    <w:p w14:paraId="4A4A91E2" w14:textId="0B3021EB"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71"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&gt;</w:t>
      </w:r>
      <w:r w:rsidR="00FE5A86">
        <w:rPr>
          <w:rFonts w:ascii="Andale Mono" w:hAnsi="Andale Mono" w:cs="Andale Mono"/>
          <w:color w:val="000000" w:themeColor="text1"/>
          <w:sz w:val="22"/>
        </w:rPr>
        <w:t xml:space="preserve">&gt;&gt; </w:t>
      </w:r>
      <w:proofErr w:type="gramStart"/>
      <w:r w:rsidR="00FE5A86">
        <w:rPr>
          <w:rFonts w:ascii="Andale Mono" w:hAnsi="Andale Mono" w:cs="Andale Mono"/>
          <w:color w:val="000000" w:themeColor="text1"/>
          <w:sz w:val="22"/>
        </w:rPr>
        <w:t>x ,</w:t>
      </w:r>
      <w:proofErr w:type="gramEnd"/>
      <w:r w:rsidR="00FE5A86">
        <w:rPr>
          <w:rFonts w:ascii="Andale Mono" w:hAnsi="Andale Mono" w:cs="Andale Mono"/>
          <w:color w:val="000000" w:themeColor="text1"/>
          <w:sz w:val="22"/>
        </w:rPr>
        <w:t xml:space="preserve"> y = </w:t>
      </w:r>
      <w:proofErr w:type="spellStart"/>
      <w:r w:rsidR="00FE5A86">
        <w:rPr>
          <w:rFonts w:ascii="Andale Mono" w:hAnsi="Andale Mono" w:cs="Andale Mono"/>
          <w:color w:val="000000" w:themeColor="text1"/>
          <w:sz w:val="22"/>
        </w:rPr>
        <w:t>draw.circle</w:t>
      </w:r>
      <w:proofErr w:type="spellEnd"/>
      <w:r w:rsidR="00FE5A86">
        <w:rPr>
          <w:rFonts w:ascii="Andale Mono" w:hAnsi="Andale Mono" w:cs="Andale Mono"/>
          <w:color w:val="000000" w:themeColor="text1"/>
          <w:sz w:val="22"/>
        </w:rPr>
        <w:t>(50, 50, 10</w:t>
      </w:r>
      <w:r w:rsidRPr="0030770E">
        <w:rPr>
          <w:rFonts w:ascii="Andale Mono" w:hAnsi="Andale Mono" w:cs="Andale Mono"/>
          <w:color w:val="000000" w:themeColor="text1"/>
          <w:sz w:val="22"/>
        </w:rPr>
        <w:t>)</w:t>
      </w:r>
    </w:p>
    <w:p w14:paraId="29CB6F48" w14:textId="77777777"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72"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lastRenderedPageBreak/>
        <w:t xml:space="preserve">&gt;&gt;&gt; </w:t>
      </w:r>
      <w:proofErr w:type="spellStart"/>
      <w:proofErr w:type="gramStart"/>
      <w:r w:rsidRPr="0030770E">
        <w:rPr>
          <w:rFonts w:ascii="Andale Mono" w:hAnsi="Andale Mono" w:cs="Andale Mono"/>
          <w:color w:val="000000" w:themeColor="text1"/>
          <w:sz w:val="22"/>
        </w:rPr>
        <w:t>img</w:t>
      </w:r>
      <w:proofErr w:type="spellEnd"/>
      <w:r w:rsidRPr="0030770E">
        <w:rPr>
          <w:rFonts w:ascii="Andale Mono" w:hAnsi="Andale Mono" w:cs="Andale Mono"/>
          <w:color w:val="000000" w:themeColor="text1"/>
          <w:sz w:val="22"/>
        </w:rPr>
        <w:t>[</w:t>
      </w:r>
      <w:proofErr w:type="gramEnd"/>
      <w:r w:rsidRPr="0030770E">
        <w:rPr>
          <w:rFonts w:ascii="Andale Mono" w:hAnsi="Andale Mono" w:cs="Andale Mono"/>
          <w:color w:val="000000" w:themeColor="text1"/>
          <w:sz w:val="22"/>
        </w:rPr>
        <w:t>x, y] = 1</w:t>
      </w:r>
    </w:p>
    <w:p w14:paraId="7C78F15F" w14:textId="77777777"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7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 xml:space="preserve">&gt;&gt;&gt; </w:t>
      </w:r>
      <w:proofErr w:type="spellStart"/>
      <w:proofErr w:type="gramStart"/>
      <w:r w:rsidRPr="0030770E">
        <w:rPr>
          <w:rFonts w:ascii="Andale Mono" w:hAnsi="Andale Mono" w:cs="Andale Mono"/>
          <w:color w:val="000000" w:themeColor="text1"/>
          <w:sz w:val="22"/>
        </w:rPr>
        <w:t>io.imshow</w:t>
      </w:r>
      <w:proofErr w:type="spellEnd"/>
      <w:proofErr w:type="gramEnd"/>
      <w:r w:rsidRPr="0030770E">
        <w:rPr>
          <w:rFonts w:ascii="Andale Mono" w:hAnsi="Andale Mono" w:cs="Andale Mono"/>
          <w:color w:val="000000" w:themeColor="text1"/>
          <w:sz w:val="22"/>
        </w:rPr>
        <w:t>(</w:t>
      </w:r>
      <w:proofErr w:type="spellStart"/>
      <w:r w:rsidRPr="0030770E">
        <w:rPr>
          <w:rFonts w:ascii="Andale Mono" w:hAnsi="Andale Mono" w:cs="Andale Mono"/>
          <w:color w:val="000000" w:themeColor="text1"/>
          <w:sz w:val="22"/>
        </w:rPr>
        <w:t>img</w:t>
      </w:r>
      <w:proofErr w:type="spellEnd"/>
      <w:r w:rsidRPr="0030770E">
        <w:rPr>
          <w:rFonts w:ascii="Andale Mono" w:hAnsi="Andale Mono" w:cs="Andale Mono"/>
          <w:color w:val="000000" w:themeColor="text1"/>
          <w:sz w:val="22"/>
        </w:rPr>
        <w:t>)</w:t>
      </w:r>
    </w:p>
    <w:p w14:paraId="7D516FEA" w14:textId="46D0D002" w:rsidR="0030770E" w:rsidRPr="0030770E" w:rsidRDefault="0030770E"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Menlo"/>
          <w:color w:val="000000" w:themeColor="text1"/>
          <w:sz w:val="22"/>
          <w:szCs w:val="22"/>
        </w:rPr>
        <w:pPrChange w:id="1174"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30770E">
        <w:rPr>
          <w:rFonts w:ascii="Andale Mono" w:hAnsi="Andale Mono" w:cs="Andale Mono"/>
          <w:color w:val="000000" w:themeColor="text1"/>
          <w:sz w:val="22"/>
        </w:rPr>
        <w:t xml:space="preserve">&gt;&gt;&gt; </w:t>
      </w:r>
      <w:proofErr w:type="spellStart"/>
      <w:proofErr w:type="gramStart"/>
      <w:r w:rsidRPr="0030770E">
        <w:rPr>
          <w:rFonts w:ascii="Andale Mono" w:hAnsi="Andale Mono" w:cs="Andale Mono"/>
          <w:color w:val="000000" w:themeColor="text1"/>
          <w:sz w:val="22"/>
        </w:rPr>
        <w:t>io.show</w:t>
      </w:r>
      <w:proofErr w:type="spellEnd"/>
      <w:proofErr w:type="gramEnd"/>
      <w:r w:rsidRPr="0030770E">
        <w:rPr>
          <w:rFonts w:ascii="Andale Mono" w:hAnsi="Andale Mono" w:cs="Andale Mono"/>
          <w:color w:val="000000" w:themeColor="text1"/>
          <w:sz w:val="22"/>
        </w:rPr>
        <w:t>()</w:t>
      </w:r>
    </w:p>
    <w:p w14:paraId="4EB0379C" w14:textId="77777777" w:rsidR="004133FA" w:rsidRDefault="004133FA" w:rsidP="00DF4253">
      <w:pPr>
        <w:tabs>
          <w:tab w:val="left" w:pos="960"/>
        </w:tabs>
        <w:jc w:val="both"/>
        <w:rPr>
          <w:b/>
          <w:lang w:val="en-US"/>
        </w:rPr>
        <w:pPrChange w:id="1175" w:author="Salil Kapur" w:date="2017-04-05T14:55:00Z">
          <w:pPr>
            <w:tabs>
              <w:tab w:val="left" w:pos="960"/>
            </w:tabs>
          </w:pPr>
        </w:pPrChange>
      </w:pPr>
    </w:p>
    <w:p w14:paraId="77F4F00D" w14:textId="77777777" w:rsidR="000247A5" w:rsidRPr="004133FA" w:rsidRDefault="000247A5" w:rsidP="00DF4253">
      <w:pPr>
        <w:tabs>
          <w:tab w:val="left" w:pos="960"/>
        </w:tabs>
        <w:jc w:val="both"/>
        <w:rPr>
          <w:rFonts w:ascii="Helvetica" w:eastAsia="Times New Roman" w:hAnsi="Helvetica" w:cs="Times New Roman"/>
          <w:b/>
          <w:bCs/>
          <w:color w:val="333333"/>
          <w:spacing w:val="5"/>
          <w:sz w:val="36"/>
          <w:szCs w:val="36"/>
          <w:lang w:eastAsia="en-GB"/>
        </w:rPr>
        <w:pPrChange w:id="1176" w:author="Salil Kapur" w:date="2017-04-05T14:55:00Z">
          <w:pPr>
            <w:tabs>
              <w:tab w:val="left" w:pos="960"/>
            </w:tabs>
          </w:pPr>
        </w:pPrChange>
      </w:pPr>
    </w:p>
    <w:p w14:paraId="12EED4A5" w14:textId="77777777" w:rsidR="00C15F67" w:rsidRPr="000247A5" w:rsidRDefault="00C15F67" w:rsidP="00DF4253">
      <w:pPr>
        <w:tabs>
          <w:tab w:val="left" w:pos="960"/>
        </w:tabs>
        <w:jc w:val="both"/>
        <w:rPr>
          <w:lang w:val="en-US"/>
        </w:rPr>
        <w:pPrChange w:id="1177" w:author="Salil Kapur" w:date="2017-04-05T14:55:00Z">
          <w:pPr>
            <w:tabs>
              <w:tab w:val="left" w:pos="960"/>
            </w:tabs>
          </w:pPr>
        </w:pPrChange>
      </w:pPr>
    </w:p>
    <w:p w14:paraId="6F6068F3" w14:textId="39F364A6" w:rsidR="00C15F67" w:rsidRPr="000247A5" w:rsidRDefault="001952C6" w:rsidP="00DF4253">
      <w:pPr>
        <w:tabs>
          <w:tab w:val="left" w:pos="960"/>
        </w:tabs>
        <w:jc w:val="both"/>
        <w:rPr>
          <w:lang w:val="en-US"/>
        </w:rPr>
        <w:pPrChange w:id="1178" w:author="Salil Kapur" w:date="2017-04-05T14:55:00Z">
          <w:pPr>
            <w:tabs>
              <w:tab w:val="left" w:pos="960"/>
            </w:tabs>
          </w:pPr>
        </w:pPrChange>
      </w:pPr>
      <w:r>
        <w:rPr>
          <w:lang w:val="en-US"/>
        </w:rPr>
        <w:t xml:space="preserve">                               </w:t>
      </w:r>
      <w:r w:rsidR="000247A5">
        <w:rPr>
          <w:lang w:val="en-US"/>
        </w:rPr>
        <w:t xml:space="preserve">  </w:t>
      </w:r>
      <w:r w:rsidR="000247A5">
        <w:rPr>
          <w:noProof/>
          <w:lang w:eastAsia="en-GB"/>
        </w:rPr>
        <w:drawing>
          <wp:inline distT="0" distB="0" distL="0" distR="0" wp14:anchorId="4882120A" wp14:editId="283600D9">
            <wp:extent cx="3260695" cy="2448779"/>
            <wp:effectExtent l="0" t="0" r="0" b="0"/>
            <wp:docPr id="16" name="Picture 16" desc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00" cy="2464554"/>
                    </a:xfrm>
                    <a:prstGeom prst="rect">
                      <a:avLst/>
                    </a:prstGeom>
                    <a:noFill/>
                    <a:ln>
                      <a:noFill/>
                    </a:ln>
                  </pic:spPr>
                </pic:pic>
              </a:graphicData>
            </a:graphic>
          </wp:inline>
        </w:drawing>
      </w:r>
    </w:p>
    <w:p w14:paraId="60A71628" w14:textId="56FFE806" w:rsidR="00C15F67" w:rsidRDefault="00057752" w:rsidP="00DF4253">
      <w:pPr>
        <w:pStyle w:val="ListParagraph"/>
        <w:tabs>
          <w:tab w:val="left" w:pos="960"/>
        </w:tabs>
        <w:jc w:val="both"/>
        <w:rPr>
          <w:lang w:val="en-US"/>
        </w:rPr>
        <w:pPrChange w:id="1179" w:author="Salil Kapur" w:date="2017-04-05T14:55:00Z">
          <w:pPr>
            <w:pStyle w:val="ListParagraph"/>
            <w:tabs>
              <w:tab w:val="left" w:pos="960"/>
            </w:tabs>
          </w:pPr>
        </w:pPrChange>
      </w:pPr>
      <w:r>
        <w:rPr>
          <w:lang w:val="en-US"/>
        </w:rPr>
        <w:t xml:space="preserve">                    </w:t>
      </w:r>
      <w:r w:rsidR="000247A5">
        <w:rPr>
          <w:lang w:val="en-US"/>
        </w:rPr>
        <w:t>figure 1</w:t>
      </w:r>
      <w:ins w:id="1180" w:author="Salil Kapur" w:date="2017-04-07T00:13:00Z">
        <w:r w:rsidR="007C7A29">
          <w:rPr>
            <w:lang w:val="en-US"/>
          </w:rPr>
          <w:t>2</w:t>
        </w:r>
      </w:ins>
      <w:del w:id="1181" w:author="Salil Kapur" w:date="2017-04-07T00:13:00Z">
        <w:r w:rsidR="000247A5" w:rsidDel="007C7A29">
          <w:rPr>
            <w:lang w:val="en-US"/>
          </w:rPr>
          <w:delText>.11</w:delText>
        </w:r>
      </w:del>
      <w:r w:rsidR="000247A5">
        <w:rPr>
          <w:lang w:val="en-US"/>
        </w:rPr>
        <w:t xml:space="preserve"> circle of radius </w:t>
      </w:r>
      <w:r w:rsidR="00057708">
        <w:rPr>
          <w:lang w:val="en-US"/>
        </w:rPr>
        <w:t xml:space="preserve">10 and </w:t>
      </w:r>
      <w:r w:rsidR="00880027">
        <w:rPr>
          <w:lang w:val="en-US"/>
        </w:rPr>
        <w:t>Centre</w:t>
      </w:r>
      <w:r w:rsidR="00057708">
        <w:rPr>
          <w:lang w:val="en-US"/>
        </w:rPr>
        <w:t xml:space="preserve"> (50, 50)</w:t>
      </w:r>
    </w:p>
    <w:p w14:paraId="0509DB52" w14:textId="26EDF8BA" w:rsidR="00C15F67" w:rsidRDefault="00C15F67" w:rsidP="00DF4253">
      <w:pPr>
        <w:pStyle w:val="ListParagraph"/>
        <w:tabs>
          <w:tab w:val="left" w:pos="960"/>
        </w:tabs>
        <w:jc w:val="both"/>
        <w:rPr>
          <w:lang w:val="en-US"/>
        </w:rPr>
        <w:pPrChange w:id="1182" w:author="Salil Kapur" w:date="2017-04-05T14:55:00Z">
          <w:pPr>
            <w:pStyle w:val="ListParagraph"/>
            <w:tabs>
              <w:tab w:val="left" w:pos="960"/>
            </w:tabs>
          </w:pPr>
        </w:pPrChange>
      </w:pPr>
    </w:p>
    <w:p w14:paraId="662F83A5" w14:textId="77777777" w:rsidR="00C15F67" w:rsidRDefault="00C15F67" w:rsidP="00DF4253">
      <w:pPr>
        <w:tabs>
          <w:tab w:val="left" w:pos="960"/>
        </w:tabs>
        <w:jc w:val="both"/>
        <w:rPr>
          <w:lang w:val="en-US"/>
        </w:rPr>
        <w:pPrChange w:id="1183" w:author="Salil Kapur" w:date="2017-04-05T14:55:00Z">
          <w:pPr>
            <w:tabs>
              <w:tab w:val="left" w:pos="960"/>
            </w:tabs>
          </w:pPr>
        </w:pPrChange>
      </w:pPr>
    </w:p>
    <w:p w14:paraId="540D878B" w14:textId="3B95952B" w:rsidR="00BE0CB1" w:rsidRDefault="00BE0CB1" w:rsidP="00DF4253">
      <w:pPr>
        <w:tabs>
          <w:tab w:val="left" w:pos="960"/>
        </w:tabs>
        <w:jc w:val="both"/>
        <w:outlineLvl w:val="0"/>
        <w:rPr>
          <w:b/>
          <w:lang w:val="en-US"/>
        </w:rPr>
        <w:pPrChange w:id="1184" w:author="Salil Kapur" w:date="2017-04-05T14:55:00Z">
          <w:pPr>
            <w:tabs>
              <w:tab w:val="left" w:pos="960"/>
            </w:tabs>
            <w:outlineLvl w:val="0"/>
          </w:pPr>
        </w:pPrChange>
      </w:pPr>
      <w:r>
        <w:rPr>
          <w:b/>
          <w:lang w:val="en-US"/>
        </w:rPr>
        <w:t>E</w:t>
      </w:r>
      <w:r w:rsidR="00E26E35">
        <w:rPr>
          <w:b/>
          <w:lang w:val="en-US"/>
        </w:rPr>
        <w:t>l</w:t>
      </w:r>
      <w:r>
        <w:rPr>
          <w:b/>
          <w:lang w:val="en-US"/>
        </w:rPr>
        <w:t>lipse</w:t>
      </w:r>
    </w:p>
    <w:p w14:paraId="2615CFAA" w14:textId="77777777" w:rsidR="00BE0CB1" w:rsidRDefault="00BE0CB1" w:rsidP="00DF4253">
      <w:pPr>
        <w:tabs>
          <w:tab w:val="left" w:pos="960"/>
        </w:tabs>
        <w:jc w:val="both"/>
        <w:rPr>
          <w:b/>
          <w:lang w:val="en-US"/>
        </w:rPr>
        <w:pPrChange w:id="1185" w:author="Salil Kapur" w:date="2017-04-05T14:55:00Z">
          <w:pPr>
            <w:tabs>
              <w:tab w:val="left" w:pos="960"/>
            </w:tabs>
          </w:pPr>
        </w:pPrChange>
      </w:pPr>
    </w:p>
    <w:p w14:paraId="19D8D2D1" w14:textId="59017A33" w:rsidR="00BE0CB1" w:rsidRDefault="007A2D6A" w:rsidP="00DF4253">
      <w:pPr>
        <w:tabs>
          <w:tab w:val="left" w:pos="960"/>
        </w:tabs>
        <w:jc w:val="both"/>
        <w:rPr>
          <w:lang w:val="en-US"/>
        </w:rPr>
        <w:pPrChange w:id="1186" w:author="Salil Kapur" w:date="2017-04-05T14:55:00Z">
          <w:pPr>
            <w:tabs>
              <w:tab w:val="left" w:pos="960"/>
            </w:tabs>
          </w:pPr>
        </w:pPrChange>
      </w:pPr>
      <w:ins w:id="1187" w:author="Salil Kapur" w:date="2017-04-06T23:13:00Z">
        <w:r>
          <w:rPr>
            <w:rFonts w:cs="Menlo"/>
            <w:color w:val="000000"/>
            <w:szCs w:val="22"/>
          </w:rPr>
          <w:t>To draw a</w:t>
        </w:r>
      </w:ins>
      <w:ins w:id="1188" w:author="Salil Kapur" w:date="2017-04-06T23:17:00Z">
        <w:r w:rsidR="00196D36">
          <w:rPr>
            <w:rFonts w:cs="Menlo"/>
            <w:color w:val="000000"/>
            <w:szCs w:val="22"/>
          </w:rPr>
          <w:t>n</w:t>
        </w:r>
      </w:ins>
      <w:ins w:id="1189" w:author="Salil Kapur" w:date="2017-04-06T23:13:00Z">
        <w:r>
          <w:rPr>
            <w:rFonts w:cs="Menlo"/>
            <w:color w:val="000000"/>
            <w:szCs w:val="22"/>
          </w:rPr>
          <w:t xml:space="preserve"> </w:t>
        </w:r>
      </w:ins>
      <w:ins w:id="1190" w:author="Salil Kapur" w:date="2017-04-06T23:17:00Z">
        <w:r w:rsidR="00196D36">
          <w:rPr>
            <w:rFonts w:cs="Menlo"/>
            <w:color w:val="000000"/>
            <w:szCs w:val="22"/>
          </w:rPr>
          <w:t>ellipse</w:t>
        </w:r>
      </w:ins>
      <w:ins w:id="1191" w:author="Salil Kapur" w:date="2017-04-06T23:13:00Z">
        <w:r>
          <w:rPr>
            <w:rFonts w:cs="Menlo"/>
            <w:color w:val="000000"/>
            <w:szCs w:val="22"/>
          </w:rPr>
          <w:t xml:space="preserve"> on an image, </w:t>
        </w:r>
        <w:proofErr w:type="spellStart"/>
        <w:r>
          <w:rPr>
            <w:rFonts w:cs="Menlo"/>
            <w:color w:val="000000"/>
            <w:szCs w:val="22"/>
          </w:rPr>
          <w:t>skimage</w:t>
        </w:r>
        <w:proofErr w:type="spellEnd"/>
        <w:r>
          <w:rPr>
            <w:rFonts w:cs="Menlo"/>
            <w:color w:val="000000"/>
            <w:szCs w:val="22"/>
          </w:rPr>
          <w:t xml:space="preserve"> provides a</w:t>
        </w:r>
        <w:r>
          <w:rPr>
            <w:rFonts w:cs="Menlo"/>
            <w:color w:val="000000"/>
            <w:szCs w:val="22"/>
          </w:rPr>
          <w:t>n</w:t>
        </w:r>
        <w:r>
          <w:rPr>
            <w:rFonts w:cs="Menlo"/>
            <w:color w:val="000000"/>
            <w:szCs w:val="22"/>
          </w:rPr>
          <w:t xml:space="preserve"> </w:t>
        </w:r>
        <w:proofErr w:type="gramStart"/>
        <w:r>
          <w:rPr>
            <w:rFonts w:cs="Menlo"/>
            <w:color w:val="000000"/>
            <w:szCs w:val="22"/>
          </w:rPr>
          <w:t>ellipse</w:t>
        </w:r>
        <w:r>
          <w:rPr>
            <w:rFonts w:cs="Menlo"/>
            <w:color w:val="000000"/>
            <w:szCs w:val="22"/>
          </w:rPr>
          <w:t>(</w:t>
        </w:r>
        <w:proofErr w:type="gramEnd"/>
        <w:r>
          <w:rPr>
            <w:rFonts w:cs="Menlo"/>
            <w:color w:val="000000"/>
            <w:szCs w:val="22"/>
          </w:rPr>
          <w:t>) function</w:t>
        </w:r>
        <w:r>
          <w:rPr>
            <w:lang w:val="en-US"/>
          </w:rPr>
          <w:t xml:space="preserve">. </w:t>
        </w:r>
      </w:ins>
      <w:del w:id="1192" w:author="Salil Kapur" w:date="2017-04-06T23:17:00Z">
        <w:r w:rsidR="00880027" w:rsidDel="00196D36">
          <w:rPr>
            <w:lang w:val="en-US"/>
          </w:rPr>
          <w:delText>ellipse()</w:delText>
        </w:r>
      </w:del>
      <w:ins w:id="1193" w:author="Salil Kapur" w:date="2017-04-06T23:17:00Z">
        <w:r w:rsidR="00196D36">
          <w:rPr>
            <w:lang w:val="en-US"/>
          </w:rPr>
          <w:t>This</w:t>
        </w:r>
      </w:ins>
      <w:r w:rsidR="00880027">
        <w:rPr>
          <w:lang w:val="en-US"/>
        </w:rPr>
        <w:t xml:space="preserve"> function of the draw module can be used to get the coordinates of the pixels within the ellipse of given parameters. Then these pixels can </w:t>
      </w:r>
      <w:r w:rsidR="00995569">
        <w:rPr>
          <w:lang w:val="en-US"/>
        </w:rPr>
        <w:t xml:space="preserve">be </w:t>
      </w:r>
      <w:r w:rsidR="00880027">
        <w:rPr>
          <w:lang w:val="en-US"/>
        </w:rPr>
        <w:t>distinguished from others by increasing the pixel value.</w:t>
      </w:r>
    </w:p>
    <w:p w14:paraId="4B8A1569" w14:textId="77777777" w:rsidR="00CE5E45" w:rsidRDefault="00CE5E45" w:rsidP="00DF4253">
      <w:pPr>
        <w:tabs>
          <w:tab w:val="left" w:pos="960"/>
        </w:tabs>
        <w:jc w:val="both"/>
        <w:rPr>
          <w:lang w:val="en-US"/>
        </w:rPr>
        <w:pPrChange w:id="1194" w:author="Salil Kapur" w:date="2017-04-05T14:55:00Z">
          <w:pPr>
            <w:tabs>
              <w:tab w:val="left" w:pos="960"/>
            </w:tabs>
          </w:pPr>
        </w:pPrChange>
      </w:pPr>
    </w:p>
    <w:p w14:paraId="0DED933B" w14:textId="77777777" w:rsidR="004A3CFB" w:rsidRPr="005D731F" w:rsidRDefault="004A3CFB"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95"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5D731F">
        <w:rPr>
          <w:rFonts w:ascii="Andale Mono" w:hAnsi="Andale Mono" w:cs="Andale Mono"/>
          <w:color w:val="000000" w:themeColor="text1"/>
          <w:sz w:val="22"/>
        </w:rPr>
        <w:t xml:space="preserve">&gt;&gt;&gt; import </w:t>
      </w:r>
      <w:proofErr w:type="spellStart"/>
      <w:r w:rsidRPr="005D731F">
        <w:rPr>
          <w:rFonts w:ascii="Andale Mono" w:hAnsi="Andale Mono" w:cs="Andale Mono"/>
          <w:color w:val="000000" w:themeColor="text1"/>
          <w:sz w:val="22"/>
        </w:rPr>
        <w:t>numpy</w:t>
      </w:r>
      <w:proofErr w:type="spellEnd"/>
      <w:r w:rsidRPr="005D731F">
        <w:rPr>
          <w:rFonts w:ascii="Andale Mono" w:hAnsi="Andale Mono" w:cs="Andale Mono"/>
          <w:color w:val="000000" w:themeColor="text1"/>
          <w:sz w:val="22"/>
        </w:rPr>
        <w:t xml:space="preserve"> as np</w:t>
      </w:r>
    </w:p>
    <w:p w14:paraId="0B64375D" w14:textId="6E35FB46" w:rsidR="00CE5E45" w:rsidRPr="005D731F" w:rsidRDefault="004A3CFB" w:rsidP="00DF4253">
      <w:pPr>
        <w:tabs>
          <w:tab w:val="left" w:pos="960"/>
        </w:tabs>
        <w:jc w:val="both"/>
        <w:rPr>
          <w:rFonts w:ascii="Andale Mono" w:hAnsi="Andale Mono" w:cs="Andale Mono"/>
          <w:color w:val="000000" w:themeColor="text1"/>
          <w:sz w:val="22"/>
        </w:rPr>
        <w:pPrChange w:id="1196" w:author="Salil Kapur" w:date="2017-04-05T14:55:00Z">
          <w:pPr>
            <w:tabs>
              <w:tab w:val="left" w:pos="960"/>
            </w:tabs>
          </w:pPr>
        </w:pPrChange>
      </w:pPr>
      <w:r w:rsidRPr="005D731F">
        <w:rPr>
          <w:rFonts w:ascii="Andale Mono" w:hAnsi="Andale Mono" w:cs="Andale Mono"/>
          <w:color w:val="000000" w:themeColor="text1"/>
          <w:sz w:val="22"/>
        </w:rPr>
        <w:t xml:space="preserve">&gt;&gt;&gt; from </w:t>
      </w:r>
      <w:proofErr w:type="spellStart"/>
      <w:r w:rsidRPr="005D731F">
        <w:rPr>
          <w:rFonts w:ascii="Andale Mono" w:hAnsi="Andale Mono" w:cs="Andale Mono"/>
          <w:color w:val="000000" w:themeColor="text1"/>
          <w:sz w:val="22"/>
        </w:rPr>
        <w:t>skimage</w:t>
      </w:r>
      <w:proofErr w:type="spellEnd"/>
      <w:r w:rsidRPr="005D731F">
        <w:rPr>
          <w:rFonts w:ascii="Andale Mono" w:hAnsi="Andale Mono" w:cs="Andale Mono"/>
          <w:color w:val="000000" w:themeColor="text1"/>
          <w:sz w:val="22"/>
        </w:rPr>
        <w:t xml:space="preserve"> import </w:t>
      </w:r>
      <w:proofErr w:type="spellStart"/>
      <w:r w:rsidRPr="005D731F">
        <w:rPr>
          <w:rFonts w:ascii="Andale Mono" w:hAnsi="Andale Mono" w:cs="Andale Mono"/>
          <w:color w:val="000000" w:themeColor="text1"/>
          <w:sz w:val="22"/>
        </w:rPr>
        <w:t>io</w:t>
      </w:r>
      <w:proofErr w:type="spellEnd"/>
      <w:r w:rsidRPr="005D731F">
        <w:rPr>
          <w:rFonts w:ascii="Andale Mono" w:hAnsi="Andale Mono" w:cs="Andale Mono"/>
          <w:color w:val="000000" w:themeColor="text1"/>
          <w:sz w:val="22"/>
        </w:rPr>
        <w:t>, draw</w:t>
      </w:r>
    </w:p>
    <w:p w14:paraId="496928B4" w14:textId="018A2601" w:rsidR="005D731F" w:rsidRPr="005D731F" w:rsidRDefault="005D731F" w:rsidP="00DF4253">
      <w:pPr>
        <w:tabs>
          <w:tab w:val="left" w:pos="960"/>
        </w:tabs>
        <w:jc w:val="both"/>
        <w:rPr>
          <w:rFonts w:ascii="Andale Mono" w:hAnsi="Andale Mono" w:cs="Andale Mono"/>
          <w:color w:val="000000" w:themeColor="text1"/>
          <w:sz w:val="22"/>
        </w:rPr>
        <w:pPrChange w:id="1197" w:author="Salil Kapur" w:date="2017-04-05T14:55:00Z">
          <w:pPr>
            <w:tabs>
              <w:tab w:val="left" w:pos="960"/>
            </w:tabs>
          </w:pPr>
        </w:pPrChange>
      </w:pPr>
      <w:r w:rsidRPr="005D731F">
        <w:rPr>
          <w:rFonts w:ascii="Andale Mono" w:hAnsi="Andale Mono" w:cs="Andale Mono"/>
          <w:color w:val="000000" w:themeColor="text1"/>
          <w:sz w:val="22"/>
        </w:rPr>
        <w:t xml:space="preserve">&gt;&gt;&gt; </w:t>
      </w:r>
      <w:proofErr w:type="spellStart"/>
      <w:r w:rsidRPr="005D731F">
        <w:rPr>
          <w:rFonts w:ascii="Andale Mono" w:hAnsi="Andale Mono" w:cs="Andale Mono"/>
          <w:color w:val="000000" w:themeColor="text1"/>
          <w:sz w:val="22"/>
        </w:rPr>
        <w:t>img</w:t>
      </w:r>
      <w:proofErr w:type="spellEnd"/>
      <w:r w:rsidRPr="005D731F">
        <w:rPr>
          <w:rFonts w:ascii="Andale Mono" w:hAnsi="Andale Mono" w:cs="Andale Mono"/>
          <w:color w:val="000000" w:themeColor="text1"/>
          <w:sz w:val="22"/>
        </w:rPr>
        <w:t xml:space="preserve"> = </w:t>
      </w:r>
      <w:proofErr w:type="spellStart"/>
      <w:proofErr w:type="gramStart"/>
      <w:r w:rsidRPr="005D731F">
        <w:rPr>
          <w:rFonts w:ascii="Andale Mono" w:hAnsi="Andale Mono" w:cs="Andale Mono"/>
          <w:color w:val="000000" w:themeColor="text1"/>
          <w:sz w:val="22"/>
        </w:rPr>
        <w:t>np.zeros</w:t>
      </w:r>
      <w:proofErr w:type="spellEnd"/>
      <w:proofErr w:type="gramEnd"/>
      <w:r w:rsidRPr="005D731F">
        <w:rPr>
          <w:rFonts w:ascii="Andale Mono" w:hAnsi="Andale Mono" w:cs="Andale Mono"/>
          <w:color w:val="000000" w:themeColor="text1"/>
          <w:sz w:val="22"/>
        </w:rPr>
        <w:t xml:space="preserve">((100, 100), </w:t>
      </w:r>
      <w:proofErr w:type="spellStart"/>
      <w:r w:rsidRPr="005D731F">
        <w:rPr>
          <w:rFonts w:ascii="Andale Mono" w:hAnsi="Andale Mono" w:cs="Andale Mono"/>
          <w:color w:val="000000" w:themeColor="text1"/>
          <w:sz w:val="22"/>
        </w:rPr>
        <w:t>dtype</w:t>
      </w:r>
      <w:proofErr w:type="spellEnd"/>
      <w:r w:rsidRPr="005D731F">
        <w:rPr>
          <w:rFonts w:ascii="Andale Mono" w:hAnsi="Andale Mono" w:cs="Andale Mono"/>
          <w:color w:val="000000" w:themeColor="text1"/>
          <w:sz w:val="22"/>
        </w:rPr>
        <w:t>=np.uint8)</w:t>
      </w:r>
    </w:p>
    <w:p w14:paraId="3ED0E378" w14:textId="77777777" w:rsidR="005D731F" w:rsidRPr="005D731F" w:rsidRDefault="005D731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9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5D731F">
        <w:rPr>
          <w:rFonts w:ascii="Andale Mono" w:hAnsi="Andale Mono" w:cs="Andale Mono"/>
          <w:color w:val="000000" w:themeColor="text1"/>
          <w:sz w:val="22"/>
        </w:rPr>
        <w:t xml:space="preserve">&gt;&gt;&gt; </w:t>
      </w:r>
      <w:proofErr w:type="gramStart"/>
      <w:r w:rsidRPr="005D731F">
        <w:rPr>
          <w:rFonts w:ascii="Andale Mono" w:hAnsi="Andale Mono" w:cs="Andale Mono"/>
          <w:color w:val="000000" w:themeColor="text1"/>
          <w:sz w:val="22"/>
        </w:rPr>
        <w:t>x ,</w:t>
      </w:r>
      <w:proofErr w:type="gramEnd"/>
      <w:r w:rsidRPr="005D731F">
        <w:rPr>
          <w:rFonts w:ascii="Andale Mono" w:hAnsi="Andale Mono" w:cs="Andale Mono"/>
          <w:color w:val="000000" w:themeColor="text1"/>
          <w:sz w:val="22"/>
        </w:rPr>
        <w:t xml:space="preserve"> y = </w:t>
      </w:r>
      <w:proofErr w:type="spellStart"/>
      <w:r w:rsidRPr="005D731F">
        <w:rPr>
          <w:rFonts w:ascii="Andale Mono" w:hAnsi="Andale Mono" w:cs="Andale Mono"/>
          <w:color w:val="000000" w:themeColor="text1"/>
          <w:sz w:val="22"/>
        </w:rPr>
        <w:t>draw.ellipse</w:t>
      </w:r>
      <w:proofErr w:type="spellEnd"/>
      <w:r w:rsidRPr="005D731F">
        <w:rPr>
          <w:rFonts w:ascii="Andale Mono" w:hAnsi="Andale Mono" w:cs="Andale Mono"/>
          <w:color w:val="000000" w:themeColor="text1"/>
          <w:sz w:val="22"/>
        </w:rPr>
        <w:t>(50, 50, 10, 20)</w:t>
      </w:r>
    </w:p>
    <w:p w14:paraId="6EB344DD" w14:textId="77777777" w:rsidR="005D731F" w:rsidRPr="005D731F" w:rsidRDefault="005D731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19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5D731F">
        <w:rPr>
          <w:rFonts w:ascii="Andale Mono" w:hAnsi="Andale Mono" w:cs="Andale Mono"/>
          <w:color w:val="000000" w:themeColor="text1"/>
          <w:sz w:val="22"/>
        </w:rPr>
        <w:t xml:space="preserve">&gt;&gt;&gt; </w:t>
      </w:r>
      <w:proofErr w:type="spellStart"/>
      <w:proofErr w:type="gramStart"/>
      <w:r w:rsidRPr="005D731F">
        <w:rPr>
          <w:rFonts w:ascii="Andale Mono" w:hAnsi="Andale Mono" w:cs="Andale Mono"/>
          <w:color w:val="000000" w:themeColor="text1"/>
          <w:sz w:val="22"/>
        </w:rPr>
        <w:t>img</w:t>
      </w:r>
      <w:proofErr w:type="spellEnd"/>
      <w:r w:rsidRPr="005D731F">
        <w:rPr>
          <w:rFonts w:ascii="Andale Mono" w:hAnsi="Andale Mono" w:cs="Andale Mono"/>
          <w:color w:val="000000" w:themeColor="text1"/>
          <w:sz w:val="22"/>
        </w:rPr>
        <w:t>[</w:t>
      </w:r>
      <w:proofErr w:type="gramEnd"/>
      <w:r w:rsidRPr="005D731F">
        <w:rPr>
          <w:rFonts w:ascii="Andale Mono" w:hAnsi="Andale Mono" w:cs="Andale Mono"/>
          <w:color w:val="000000" w:themeColor="text1"/>
          <w:sz w:val="22"/>
        </w:rPr>
        <w:t>x, y] = 1</w:t>
      </w:r>
    </w:p>
    <w:p w14:paraId="5012BC25" w14:textId="106F4854" w:rsidR="005D731F" w:rsidRPr="005D731F" w:rsidRDefault="005D731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00"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5D731F">
        <w:rPr>
          <w:rFonts w:ascii="Andale Mono" w:hAnsi="Andale Mono" w:cs="Andale Mono"/>
          <w:color w:val="000000" w:themeColor="text1"/>
          <w:sz w:val="22"/>
        </w:rPr>
        <w:t xml:space="preserve">&gt;&gt;&gt; </w:t>
      </w:r>
      <w:proofErr w:type="spellStart"/>
      <w:proofErr w:type="gramStart"/>
      <w:r w:rsidRPr="005D731F">
        <w:rPr>
          <w:rFonts w:ascii="Andale Mono" w:hAnsi="Andale Mono" w:cs="Andale Mono"/>
          <w:color w:val="000000" w:themeColor="text1"/>
          <w:sz w:val="22"/>
        </w:rPr>
        <w:t>io.imshow</w:t>
      </w:r>
      <w:proofErr w:type="spellEnd"/>
      <w:proofErr w:type="gramEnd"/>
      <w:r w:rsidRPr="005D731F">
        <w:rPr>
          <w:rFonts w:ascii="Andale Mono" w:hAnsi="Andale Mono" w:cs="Andale Mono"/>
          <w:color w:val="000000" w:themeColor="text1"/>
          <w:sz w:val="22"/>
        </w:rPr>
        <w:t>(</w:t>
      </w:r>
      <w:proofErr w:type="spellStart"/>
      <w:r w:rsidRPr="005D731F">
        <w:rPr>
          <w:rFonts w:ascii="Andale Mono" w:hAnsi="Andale Mono" w:cs="Andale Mono"/>
          <w:color w:val="000000" w:themeColor="text1"/>
          <w:sz w:val="22"/>
        </w:rPr>
        <w:t>img</w:t>
      </w:r>
      <w:proofErr w:type="spellEnd"/>
      <w:r w:rsidRPr="005D731F">
        <w:rPr>
          <w:rFonts w:ascii="Andale Mono" w:hAnsi="Andale Mono" w:cs="Andale Mono"/>
          <w:color w:val="000000" w:themeColor="text1"/>
          <w:sz w:val="22"/>
        </w:rPr>
        <w:t xml:space="preserve">) </w:t>
      </w:r>
    </w:p>
    <w:p w14:paraId="2BE0A5E4" w14:textId="79C8AD3B" w:rsidR="005D731F" w:rsidRPr="005D731F" w:rsidRDefault="005D731F" w:rsidP="00DF4253">
      <w:pPr>
        <w:tabs>
          <w:tab w:val="left" w:pos="960"/>
        </w:tabs>
        <w:jc w:val="both"/>
        <w:rPr>
          <w:color w:val="000000" w:themeColor="text1"/>
          <w:sz w:val="22"/>
          <w:lang w:val="en-US"/>
        </w:rPr>
        <w:pPrChange w:id="1201" w:author="Salil Kapur" w:date="2017-04-05T14:55:00Z">
          <w:pPr>
            <w:tabs>
              <w:tab w:val="left" w:pos="960"/>
            </w:tabs>
          </w:pPr>
        </w:pPrChange>
      </w:pPr>
      <w:r w:rsidRPr="005D731F">
        <w:rPr>
          <w:rFonts w:ascii="Andale Mono" w:hAnsi="Andale Mono" w:cs="Andale Mono"/>
          <w:color w:val="000000" w:themeColor="text1"/>
          <w:sz w:val="22"/>
        </w:rPr>
        <w:t xml:space="preserve">&gt;&gt;&gt; </w:t>
      </w:r>
      <w:proofErr w:type="spellStart"/>
      <w:proofErr w:type="gramStart"/>
      <w:r w:rsidRPr="005D731F">
        <w:rPr>
          <w:rFonts w:ascii="Andale Mono" w:hAnsi="Andale Mono" w:cs="Andale Mono"/>
          <w:color w:val="000000" w:themeColor="text1"/>
          <w:sz w:val="22"/>
        </w:rPr>
        <w:t>io.show</w:t>
      </w:r>
      <w:proofErr w:type="spellEnd"/>
      <w:proofErr w:type="gramEnd"/>
      <w:r w:rsidRPr="005D731F">
        <w:rPr>
          <w:rFonts w:ascii="Andale Mono" w:hAnsi="Andale Mono" w:cs="Andale Mono"/>
          <w:color w:val="000000" w:themeColor="text1"/>
          <w:sz w:val="22"/>
        </w:rPr>
        <w:t>()</w:t>
      </w:r>
    </w:p>
    <w:p w14:paraId="2A59B71A" w14:textId="77777777" w:rsidR="000F730F" w:rsidRDefault="000F730F" w:rsidP="00DF4253">
      <w:pPr>
        <w:pStyle w:val="ListParagraph"/>
        <w:tabs>
          <w:tab w:val="left" w:pos="960"/>
        </w:tabs>
        <w:jc w:val="both"/>
        <w:rPr>
          <w:lang w:val="en-US"/>
        </w:rPr>
        <w:pPrChange w:id="1202" w:author="Salil Kapur" w:date="2017-04-05T14:55:00Z">
          <w:pPr>
            <w:pStyle w:val="ListParagraph"/>
            <w:tabs>
              <w:tab w:val="left" w:pos="960"/>
            </w:tabs>
          </w:pPr>
        </w:pPrChange>
      </w:pPr>
      <w:r>
        <w:rPr>
          <w:lang w:val="en-US"/>
        </w:rPr>
        <w:t xml:space="preserve"> </w:t>
      </w:r>
    </w:p>
    <w:p w14:paraId="76AAB1B7" w14:textId="4BADF4B8" w:rsidR="000F730F" w:rsidRDefault="000F730F" w:rsidP="00DF4253">
      <w:pPr>
        <w:pStyle w:val="ListParagraph"/>
        <w:tabs>
          <w:tab w:val="left" w:pos="960"/>
        </w:tabs>
        <w:jc w:val="both"/>
        <w:rPr>
          <w:lang w:val="en-US"/>
        </w:rPr>
        <w:pPrChange w:id="1203" w:author="Salil Kapur" w:date="2017-04-05T14:55:00Z">
          <w:pPr>
            <w:pStyle w:val="ListParagraph"/>
            <w:tabs>
              <w:tab w:val="left" w:pos="960"/>
            </w:tabs>
          </w:pPr>
        </w:pPrChange>
      </w:pPr>
      <w:r>
        <w:rPr>
          <w:lang w:val="en-US"/>
        </w:rPr>
        <w:lastRenderedPageBreak/>
        <w:t xml:space="preserve">                   </w:t>
      </w:r>
      <w:r>
        <w:rPr>
          <w:noProof/>
          <w:lang w:eastAsia="en-GB"/>
        </w:rPr>
        <w:drawing>
          <wp:inline distT="0" distB="0" distL="0" distR="0" wp14:anchorId="6503B4FA" wp14:editId="6DCAF323">
            <wp:extent cx="3149972" cy="2365626"/>
            <wp:effectExtent l="0" t="0" r="0" b="0"/>
            <wp:docPr id="17" name="Picture 17" descr="el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lip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400" cy="2390730"/>
                    </a:xfrm>
                    <a:prstGeom prst="rect">
                      <a:avLst/>
                    </a:prstGeom>
                    <a:noFill/>
                    <a:ln>
                      <a:noFill/>
                    </a:ln>
                  </pic:spPr>
                </pic:pic>
              </a:graphicData>
            </a:graphic>
          </wp:inline>
        </w:drawing>
      </w:r>
    </w:p>
    <w:p w14:paraId="78520D54" w14:textId="32751D60" w:rsidR="00C15F67" w:rsidRDefault="000F730F" w:rsidP="00DF4253">
      <w:pPr>
        <w:tabs>
          <w:tab w:val="left" w:pos="3371"/>
        </w:tabs>
        <w:jc w:val="both"/>
        <w:rPr>
          <w:lang w:val="en-US"/>
        </w:rPr>
        <w:pPrChange w:id="1204" w:author="Salil Kapur" w:date="2017-04-05T14:55:00Z">
          <w:pPr>
            <w:tabs>
              <w:tab w:val="left" w:pos="3371"/>
            </w:tabs>
          </w:pPr>
        </w:pPrChange>
      </w:pPr>
      <w:r>
        <w:rPr>
          <w:lang w:val="en-US"/>
        </w:rPr>
        <w:t xml:space="preserve">                                              figure 1</w:t>
      </w:r>
      <w:ins w:id="1205" w:author="Salil Kapur" w:date="2017-04-07T00:13:00Z">
        <w:r w:rsidR="007C7A29">
          <w:rPr>
            <w:lang w:val="en-US"/>
          </w:rPr>
          <w:t>3</w:t>
        </w:r>
      </w:ins>
      <w:del w:id="1206" w:author="Salil Kapur" w:date="2017-04-07T00:13:00Z">
        <w:r w:rsidDel="007C7A29">
          <w:rPr>
            <w:lang w:val="en-US"/>
          </w:rPr>
          <w:delText>.12</w:delText>
        </w:r>
      </w:del>
    </w:p>
    <w:p w14:paraId="2926A28D" w14:textId="77777777" w:rsidR="002F7DFA" w:rsidRDefault="002F7DFA" w:rsidP="00DF4253">
      <w:pPr>
        <w:tabs>
          <w:tab w:val="left" w:pos="3371"/>
        </w:tabs>
        <w:jc w:val="both"/>
        <w:rPr>
          <w:ins w:id="1207" w:author="Salil Kapur" w:date="2017-04-06T23:04:00Z"/>
          <w:b/>
          <w:lang w:val="en-US"/>
        </w:rPr>
        <w:pPrChange w:id="1208" w:author="Salil Kapur" w:date="2017-04-05T14:55:00Z">
          <w:pPr>
            <w:tabs>
              <w:tab w:val="left" w:pos="3371"/>
            </w:tabs>
          </w:pPr>
        </w:pPrChange>
      </w:pPr>
    </w:p>
    <w:p w14:paraId="27450F00" w14:textId="77777777" w:rsidR="00383CCC" w:rsidRDefault="00383CCC" w:rsidP="00DF4253">
      <w:pPr>
        <w:tabs>
          <w:tab w:val="left" w:pos="3371"/>
        </w:tabs>
        <w:jc w:val="both"/>
        <w:rPr>
          <w:ins w:id="1209" w:author="Salil Kapur" w:date="2017-04-06T23:04:00Z"/>
          <w:b/>
          <w:lang w:val="en-US"/>
        </w:rPr>
        <w:pPrChange w:id="1210" w:author="Salil Kapur" w:date="2017-04-05T14:55:00Z">
          <w:pPr>
            <w:tabs>
              <w:tab w:val="left" w:pos="3371"/>
            </w:tabs>
          </w:pPr>
        </w:pPrChange>
      </w:pPr>
    </w:p>
    <w:p w14:paraId="1F5D3384" w14:textId="77777777" w:rsidR="00383CCC" w:rsidRDefault="00383CCC" w:rsidP="00DF4253">
      <w:pPr>
        <w:tabs>
          <w:tab w:val="left" w:pos="3371"/>
        </w:tabs>
        <w:jc w:val="both"/>
        <w:rPr>
          <w:ins w:id="1211" w:author="Salil Kapur" w:date="2017-04-06T23:04:00Z"/>
          <w:b/>
          <w:lang w:val="en-US"/>
        </w:rPr>
        <w:pPrChange w:id="1212" w:author="Salil Kapur" w:date="2017-04-05T14:55:00Z">
          <w:pPr>
            <w:tabs>
              <w:tab w:val="left" w:pos="3371"/>
            </w:tabs>
          </w:pPr>
        </w:pPrChange>
      </w:pPr>
    </w:p>
    <w:p w14:paraId="558E117D" w14:textId="77777777" w:rsidR="00383CCC" w:rsidRDefault="00383CCC" w:rsidP="00DF4253">
      <w:pPr>
        <w:tabs>
          <w:tab w:val="left" w:pos="3371"/>
        </w:tabs>
        <w:jc w:val="both"/>
        <w:rPr>
          <w:b/>
          <w:lang w:val="en-US"/>
        </w:rPr>
        <w:pPrChange w:id="1213" w:author="Salil Kapur" w:date="2017-04-05T14:55:00Z">
          <w:pPr>
            <w:tabs>
              <w:tab w:val="left" w:pos="3371"/>
            </w:tabs>
          </w:pPr>
        </w:pPrChange>
      </w:pPr>
    </w:p>
    <w:p w14:paraId="5B17C55F" w14:textId="057B42F1" w:rsidR="0040210B" w:rsidRDefault="0040210B" w:rsidP="00DF4253">
      <w:pPr>
        <w:tabs>
          <w:tab w:val="left" w:pos="3371"/>
        </w:tabs>
        <w:jc w:val="both"/>
        <w:outlineLvl w:val="0"/>
        <w:rPr>
          <w:b/>
          <w:lang w:val="en-US"/>
        </w:rPr>
        <w:pPrChange w:id="1214" w:author="Salil Kapur" w:date="2017-04-05T14:55:00Z">
          <w:pPr>
            <w:tabs>
              <w:tab w:val="left" w:pos="3371"/>
            </w:tabs>
            <w:outlineLvl w:val="0"/>
          </w:pPr>
        </w:pPrChange>
      </w:pPr>
      <w:r>
        <w:rPr>
          <w:b/>
          <w:lang w:val="en-US"/>
        </w:rPr>
        <w:t>Polygon</w:t>
      </w:r>
    </w:p>
    <w:p w14:paraId="39FBA1CF" w14:textId="77777777" w:rsidR="0040210B" w:rsidRDefault="0040210B" w:rsidP="00DF4253">
      <w:pPr>
        <w:tabs>
          <w:tab w:val="left" w:pos="3371"/>
        </w:tabs>
        <w:jc w:val="both"/>
        <w:rPr>
          <w:b/>
          <w:lang w:val="en-US"/>
        </w:rPr>
        <w:pPrChange w:id="1215" w:author="Salil Kapur" w:date="2017-04-05T14:55:00Z">
          <w:pPr>
            <w:tabs>
              <w:tab w:val="left" w:pos="3371"/>
            </w:tabs>
          </w:pPr>
        </w:pPrChange>
      </w:pPr>
    </w:p>
    <w:p w14:paraId="64C3C8A0" w14:textId="18E4E45F" w:rsidR="0040210B" w:rsidRDefault="0040210B" w:rsidP="00DF4253">
      <w:pPr>
        <w:tabs>
          <w:tab w:val="left" w:pos="3371"/>
        </w:tabs>
        <w:jc w:val="both"/>
        <w:rPr>
          <w:lang w:val="en-US"/>
        </w:rPr>
        <w:pPrChange w:id="1216" w:author="Salil Kapur" w:date="2017-04-05T14:55:00Z">
          <w:pPr>
            <w:tabs>
              <w:tab w:val="left" w:pos="3371"/>
            </w:tabs>
          </w:pPr>
        </w:pPrChange>
      </w:pPr>
      <w:proofErr w:type="gramStart"/>
      <w:r>
        <w:rPr>
          <w:lang w:val="en-US"/>
        </w:rPr>
        <w:t>polygon(</w:t>
      </w:r>
      <w:proofErr w:type="gramEnd"/>
      <w:r>
        <w:rPr>
          <w:lang w:val="en-US"/>
        </w:rPr>
        <w:t>) function takes the array of x and y coordinates of the vertices and returns the pixel coordinates which lie within the polygon.</w:t>
      </w:r>
    </w:p>
    <w:p w14:paraId="34541636" w14:textId="77777777" w:rsidR="0040210B" w:rsidRDefault="0040210B" w:rsidP="00DF4253">
      <w:pPr>
        <w:tabs>
          <w:tab w:val="left" w:pos="3371"/>
        </w:tabs>
        <w:jc w:val="both"/>
        <w:rPr>
          <w:lang w:val="en-US"/>
        </w:rPr>
        <w:pPrChange w:id="1217" w:author="Salil Kapur" w:date="2017-04-05T14:55:00Z">
          <w:pPr>
            <w:tabs>
              <w:tab w:val="left" w:pos="3371"/>
            </w:tabs>
          </w:pPr>
        </w:pPrChange>
      </w:pPr>
    </w:p>
    <w:p w14:paraId="2019C051" w14:textId="77777777" w:rsidR="0040210B" w:rsidRDefault="0040210B" w:rsidP="00DF4253">
      <w:pPr>
        <w:tabs>
          <w:tab w:val="left" w:pos="3371"/>
        </w:tabs>
        <w:jc w:val="both"/>
        <w:rPr>
          <w:lang w:val="en-US"/>
        </w:rPr>
        <w:pPrChange w:id="1218" w:author="Salil Kapur" w:date="2017-04-05T14:55:00Z">
          <w:pPr>
            <w:tabs>
              <w:tab w:val="left" w:pos="3371"/>
            </w:tabs>
          </w:pPr>
        </w:pPrChange>
      </w:pPr>
    </w:p>
    <w:p w14:paraId="4CB13CC5" w14:textId="77777777" w:rsidR="00C77386" w:rsidRPr="001150B8" w:rsidRDefault="00C7738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1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1150B8">
        <w:rPr>
          <w:rFonts w:ascii="Andale Mono" w:hAnsi="Andale Mono" w:cs="Andale Mono"/>
          <w:color w:val="000000" w:themeColor="text1"/>
          <w:sz w:val="22"/>
        </w:rPr>
        <w:t xml:space="preserve">&gt;&gt;&gt; import </w:t>
      </w:r>
      <w:proofErr w:type="spellStart"/>
      <w:r w:rsidRPr="001150B8">
        <w:rPr>
          <w:rFonts w:ascii="Andale Mono" w:hAnsi="Andale Mono" w:cs="Andale Mono"/>
          <w:color w:val="000000" w:themeColor="text1"/>
          <w:sz w:val="22"/>
        </w:rPr>
        <w:t>numpy</w:t>
      </w:r>
      <w:proofErr w:type="spellEnd"/>
      <w:r w:rsidRPr="001150B8">
        <w:rPr>
          <w:rFonts w:ascii="Andale Mono" w:hAnsi="Andale Mono" w:cs="Andale Mono"/>
          <w:color w:val="000000" w:themeColor="text1"/>
          <w:sz w:val="22"/>
        </w:rPr>
        <w:t xml:space="preserve"> as np</w:t>
      </w:r>
    </w:p>
    <w:p w14:paraId="31532295" w14:textId="46752B7B" w:rsidR="00C77386" w:rsidRPr="001150B8" w:rsidRDefault="00C77386" w:rsidP="00DF4253">
      <w:pPr>
        <w:tabs>
          <w:tab w:val="left" w:pos="3371"/>
        </w:tabs>
        <w:jc w:val="both"/>
        <w:rPr>
          <w:rFonts w:ascii="Andale Mono" w:hAnsi="Andale Mono" w:cs="Andale Mono"/>
          <w:color w:val="000000" w:themeColor="text1"/>
          <w:sz w:val="22"/>
        </w:rPr>
        <w:pPrChange w:id="1220" w:author="Salil Kapur" w:date="2017-04-05T14:55:00Z">
          <w:pPr>
            <w:tabs>
              <w:tab w:val="left" w:pos="3371"/>
            </w:tabs>
          </w:pPr>
        </w:pPrChange>
      </w:pPr>
      <w:r w:rsidRPr="001150B8">
        <w:rPr>
          <w:rFonts w:ascii="Andale Mono" w:hAnsi="Andale Mono" w:cs="Andale Mono"/>
          <w:color w:val="000000" w:themeColor="text1"/>
          <w:sz w:val="22"/>
        </w:rPr>
        <w:t xml:space="preserve">&gt;&gt;&gt; from </w:t>
      </w:r>
      <w:proofErr w:type="spellStart"/>
      <w:r w:rsidRPr="001150B8">
        <w:rPr>
          <w:rFonts w:ascii="Andale Mono" w:hAnsi="Andale Mono" w:cs="Andale Mono"/>
          <w:color w:val="000000" w:themeColor="text1"/>
          <w:sz w:val="22"/>
        </w:rPr>
        <w:t>skimage</w:t>
      </w:r>
      <w:proofErr w:type="spellEnd"/>
      <w:r w:rsidRPr="001150B8">
        <w:rPr>
          <w:rFonts w:ascii="Andale Mono" w:hAnsi="Andale Mono" w:cs="Andale Mono"/>
          <w:color w:val="000000" w:themeColor="text1"/>
          <w:sz w:val="22"/>
        </w:rPr>
        <w:t xml:space="preserve"> import </w:t>
      </w:r>
      <w:proofErr w:type="spellStart"/>
      <w:r w:rsidRPr="001150B8">
        <w:rPr>
          <w:rFonts w:ascii="Andale Mono" w:hAnsi="Andale Mono" w:cs="Andale Mono"/>
          <w:color w:val="000000" w:themeColor="text1"/>
          <w:sz w:val="22"/>
        </w:rPr>
        <w:t>io</w:t>
      </w:r>
      <w:proofErr w:type="spellEnd"/>
      <w:r w:rsidRPr="001150B8">
        <w:rPr>
          <w:rFonts w:ascii="Andale Mono" w:hAnsi="Andale Mono" w:cs="Andale Mono"/>
          <w:color w:val="000000" w:themeColor="text1"/>
          <w:sz w:val="22"/>
        </w:rPr>
        <w:t>, draw</w:t>
      </w:r>
    </w:p>
    <w:p w14:paraId="71C99A1A" w14:textId="05AD53C8" w:rsidR="001150B8" w:rsidRPr="001150B8" w:rsidRDefault="001150B8" w:rsidP="00DF4253">
      <w:pPr>
        <w:tabs>
          <w:tab w:val="left" w:pos="3371"/>
        </w:tabs>
        <w:jc w:val="both"/>
        <w:rPr>
          <w:rFonts w:ascii="Andale Mono" w:hAnsi="Andale Mono" w:cs="Andale Mono"/>
          <w:color w:val="000000" w:themeColor="text1"/>
          <w:sz w:val="22"/>
        </w:rPr>
        <w:pPrChange w:id="1221" w:author="Salil Kapur" w:date="2017-04-05T14:55:00Z">
          <w:pPr>
            <w:tabs>
              <w:tab w:val="left" w:pos="3371"/>
            </w:tabs>
          </w:pPr>
        </w:pPrChange>
      </w:pPr>
      <w:r w:rsidRPr="001150B8">
        <w:rPr>
          <w:rFonts w:ascii="Andale Mono" w:hAnsi="Andale Mono" w:cs="Andale Mono"/>
          <w:color w:val="000000" w:themeColor="text1"/>
          <w:sz w:val="22"/>
        </w:rPr>
        <w:t xml:space="preserve">&gt;&gt;&gt; </w:t>
      </w:r>
      <w:proofErr w:type="spellStart"/>
      <w:r w:rsidRPr="001150B8">
        <w:rPr>
          <w:rFonts w:ascii="Andale Mono" w:hAnsi="Andale Mono" w:cs="Andale Mono"/>
          <w:color w:val="000000" w:themeColor="text1"/>
          <w:sz w:val="22"/>
        </w:rPr>
        <w:t>img</w:t>
      </w:r>
      <w:proofErr w:type="spellEnd"/>
      <w:r w:rsidRPr="001150B8">
        <w:rPr>
          <w:rFonts w:ascii="Andale Mono" w:hAnsi="Andale Mono" w:cs="Andale Mono"/>
          <w:color w:val="000000" w:themeColor="text1"/>
          <w:sz w:val="22"/>
        </w:rPr>
        <w:t xml:space="preserve"> = </w:t>
      </w:r>
      <w:proofErr w:type="spellStart"/>
      <w:proofErr w:type="gramStart"/>
      <w:r w:rsidRPr="001150B8">
        <w:rPr>
          <w:rFonts w:ascii="Andale Mono" w:hAnsi="Andale Mono" w:cs="Andale Mono"/>
          <w:color w:val="000000" w:themeColor="text1"/>
          <w:sz w:val="22"/>
        </w:rPr>
        <w:t>np.zeros</w:t>
      </w:r>
      <w:proofErr w:type="spellEnd"/>
      <w:proofErr w:type="gramEnd"/>
      <w:r w:rsidRPr="001150B8">
        <w:rPr>
          <w:rFonts w:ascii="Andale Mono" w:hAnsi="Andale Mono" w:cs="Andale Mono"/>
          <w:color w:val="000000" w:themeColor="text1"/>
          <w:sz w:val="22"/>
        </w:rPr>
        <w:t xml:space="preserve">((100, 100), </w:t>
      </w:r>
      <w:proofErr w:type="spellStart"/>
      <w:r w:rsidRPr="001150B8">
        <w:rPr>
          <w:rFonts w:ascii="Andale Mono" w:hAnsi="Andale Mono" w:cs="Andale Mono"/>
          <w:color w:val="000000" w:themeColor="text1"/>
          <w:sz w:val="22"/>
        </w:rPr>
        <w:t>dtype</w:t>
      </w:r>
      <w:proofErr w:type="spellEnd"/>
      <w:r w:rsidRPr="001150B8">
        <w:rPr>
          <w:rFonts w:ascii="Andale Mono" w:hAnsi="Andale Mono" w:cs="Andale Mono"/>
          <w:color w:val="000000" w:themeColor="text1"/>
          <w:sz w:val="22"/>
        </w:rPr>
        <w:t>=np.uint8)</w:t>
      </w:r>
    </w:p>
    <w:p w14:paraId="708C69CF" w14:textId="77777777" w:rsidR="008713E7" w:rsidRPr="008713E7" w:rsidRDefault="008713E7" w:rsidP="00DF4253">
      <w:pPr>
        <w:tabs>
          <w:tab w:val="left" w:pos="3371"/>
        </w:tabs>
        <w:jc w:val="both"/>
        <w:rPr>
          <w:rFonts w:ascii="Andale Mono" w:hAnsi="Andale Mono" w:cs="Andale Mono"/>
          <w:color w:val="000000" w:themeColor="text1"/>
          <w:sz w:val="22"/>
        </w:rPr>
        <w:pPrChange w:id="1222" w:author="Salil Kapur" w:date="2017-04-05T14:55:00Z">
          <w:pPr>
            <w:tabs>
              <w:tab w:val="left" w:pos="3371"/>
            </w:tabs>
          </w:pPr>
        </w:pPrChange>
      </w:pPr>
      <w:r w:rsidRPr="008713E7">
        <w:rPr>
          <w:rFonts w:ascii="Andale Mono" w:hAnsi="Andale Mono" w:cs="Andale Mono"/>
          <w:color w:val="000000" w:themeColor="text1"/>
          <w:sz w:val="22"/>
        </w:rPr>
        <w:t xml:space="preserve">&gt;&gt;&gt; r = </w:t>
      </w:r>
      <w:proofErr w:type="spellStart"/>
      <w:proofErr w:type="gramStart"/>
      <w:r w:rsidRPr="008713E7">
        <w:rPr>
          <w:rFonts w:ascii="Andale Mono" w:hAnsi="Andale Mono" w:cs="Andale Mono"/>
          <w:color w:val="000000" w:themeColor="text1"/>
          <w:sz w:val="22"/>
        </w:rPr>
        <w:t>np.array</w:t>
      </w:r>
      <w:proofErr w:type="spellEnd"/>
      <w:proofErr w:type="gramEnd"/>
      <w:r w:rsidRPr="008713E7">
        <w:rPr>
          <w:rFonts w:ascii="Andale Mono" w:hAnsi="Andale Mono" w:cs="Andale Mono"/>
          <w:color w:val="000000" w:themeColor="text1"/>
          <w:sz w:val="22"/>
        </w:rPr>
        <w:t>([10, 25, 80, 50])</w:t>
      </w:r>
    </w:p>
    <w:p w14:paraId="067F3251" w14:textId="77777777" w:rsidR="008713E7" w:rsidRPr="008713E7" w:rsidRDefault="008713E7"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23"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8713E7">
        <w:rPr>
          <w:rFonts w:ascii="Andale Mono" w:hAnsi="Andale Mono" w:cs="Andale Mono"/>
          <w:color w:val="000000" w:themeColor="text1"/>
          <w:sz w:val="22"/>
        </w:rPr>
        <w:t xml:space="preserve">&gt;&gt;&gt; c = </w:t>
      </w:r>
      <w:proofErr w:type="spellStart"/>
      <w:proofErr w:type="gramStart"/>
      <w:r w:rsidRPr="008713E7">
        <w:rPr>
          <w:rFonts w:ascii="Andale Mono" w:hAnsi="Andale Mono" w:cs="Andale Mono"/>
          <w:color w:val="000000" w:themeColor="text1"/>
          <w:sz w:val="22"/>
        </w:rPr>
        <w:t>np.array</w:t>
      </w:r>
      <w:proofErr w:type="spellEnd"/>
      <w:proofErr w:type="gramEnd"/>
      <w:r w:rsidRPr="008713E7">
        <w:rPr>
          <w:rFonts w:ascii="Andale Mono" w:hAnsi="Andale Mono" w:cs="Andale Mono"/>
          <w:color w:val="000000" w:themeColor="text1"/>
          <w:sz w:val="22"/>
        </w:rPr>
        <w:t>([10, 60, 40, 10])</w:t>
      </w:r>
    </w:p>
    <w:p w14:paraId="21D0B82E" w14:textId="46F36DAD" w:rsidR="001150B8" w:rsidRPr="001150B8" w:rsidRDefault="001150B8" w:rsidP="00DF4253">
      <w:pPr>
        <w:tabs>
          <w:tab w:val="left" w:pos="3371"/>
        </w:tabs>
        <w:jc w:val="both"/>
        <w:rPr>
          <w:rFonts w:ascii="Andale Mono" w:hAnsi="Andale Mono" w:cs="Andale Mono"/>
          <w:color w:val="000000" w:themeColor="text1"/>
          <w:sz w:val="22"/>
        </w:rPr>
        <w:pPrChange w:id="1224" w:author="Salil Kapur" w:date="2017-04-05T14:55:00Z">
          <w:pPr>
            <w:tabs>
              <w:tab w:val="left" w:pos="3371"/>
            </w:tabs>
          </w:pPr>
        </w:pPrChange>
      </w:pPr>
      <w:r w:rsidRPr="001150B8">
        <w:rPr>
          <w:rFonts w:ascii="Andale Mono" w:hAnsi="Andale Mono" w:cs="Andale Mono"/>
          <w:color w:val="000000" w:themeColor="text1"/>
          <w:sz w:val="22"/>
        </w:rPr>
        <w:t xml:space="preserve">&gt;&gt;&gt; x, y = </w:t>
      </w:r>
      <w:proofErr w:type="gramStart"/>
      <w:r w:rsidRPr="001150B8">
        <w:rPr>
          <w:rFonts w:ascii="Andale Mono" w:hAnsi="Andale Mono" w:cs="Andale Mono"/>
          <w:color w:val="000000" w:themeColor="text1"/>
          <w:sz w:val="22"/>
        </w:rPr>
        <w:t>polygon(</w:t>
      </w:r>
      <w:proofErr w:type="gramEnd"/>
      <w:r w:rsidRPr="001150B8">
        <w:rPr>
          <w:rFonts w:ascii="Andale Mono" w:hAnsi="Andale Mono" w:cs="Andale Mono"/>
          <w:color w:val="000000" w:themeColor="text1"/>
          <w:sz w:val="22"/>
        </w:rPr>
        <w:t>r, c)</w:t>
      </w:r>
    </w:p>
    <w:p w14:paraId="406B7301" w14:textId="7527BE6F" w:rsidR="001150B8" w:rsidRPr="001150B8" w:rsidRDefault="001150B8" w:rsidP="00DF4253">
      <w:pPr>
        <w:tabs>
          <w:tab w:val="left" w:pos="3371"/>
        </w:tabs>
        <w:jc w:val="both"/>
        <w:rPr>
          <w:rFonts w:ascii="Andale Mono" w:hAnsi="Andale Mono" w:cs="Andale Mono"/>
          <w:color w:val="000000" w:themeColor="text1"/>
          <w:sz w:val="22"/>
        </w:rPr>
        <w:pPrChange w:id="1225" w:author="Salil Kapur" w:date="2017-04-05T14:55:00Z">
          <w:pPr>
            <w:tabs>
              <w:tab w:val="left" w:pos="3371"/>
            </w:tabs>
          </w:pPr>
        </w:pPrChange>
      </w:pPr>
      <w:r w:rsidRPr="001150B8">
        <w:rPr>
          <w:rFonts w:ascii="Andale Mono" w:hAnsi="Andale Mono" w:cs="Andale Mono"/>
          <w:color w:val="000000" w:themeColor="text1"/>
          <w:sz w:val="22"/>
        </w:rPr>
        <w:t xml:space="preserve">&gt;&gt;&gt; </w:t>
      </w:r>
      <w:proofErr w:type="spellStart"/>
      <w:proofErr w:type="gramStart"/>
      <w:r w:rsidRPr="001150B8">
        <w:rPr>
          <w:rFonts w:ascii="Andale Mono" w:hAnsi="Andale Mono" w:cs="Andale Mono"/>
          <w:color w:val="000000" w:themeColor="text1"/>
          <w:sz w:val="22"/>
        </w:rPr>
        <w:t>img</w:t>
      </w:r>
      <w:proofErr w:type="spellEnd"/>
      <w:r w:rsidRPr="001150B8">
        <w:rPr>
          <w:rFonts w:ascii="Andale Mono" w:hAnsi="Andale Mono" w:cs="Andale Mono"/>
          <w:color w:val="000000" w:themeColor="text1"/>
          <w:sz w:val="22"/>
        </w:rPr>
        <w:t>[</w:t>
      </w:r>
      <w:proofErr w:type="gramEnd"/>
      <w:r w:rsidRPr="001150B8">
        <w:rPr>
          <w:rFonts w:ascii="Andale Mono" w:hAnsi="Andale Mono" w:cs="Andale Mono"/>
          <w:color w:val="000000" w:themeColor="text1"/>
          <w:sz w:val="22"/>
        </w:rPr>
        <w:t>x, y] = 1</w:t>
      </w:r>
    </w:p>
    <w:p w14:paraId="7F704036" w14:textId="7988E33A" w:rsidR="001150B8" w:rsidRPr="001150B8" w:rsidRDefault="001150B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26"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1150B8">
        <w:rPr>
          <w:rFonts w:ascii="Andale Mono" w:hAnsi="Andale Mono" w:cs="Andale Mono"/>
          <w:color w:val="000000" w:themeColor="text1"/>
          <w:sz w:val="22"/>
        </w:rPr>
        <w:t xml:space="preserve">&gt;&gt;&gt; </w:t>
      </w:r>
      <w:proofErr w:type="spellStart"/>
      <w:proofErr w:type="gramStart"/>
      <w:r w:rsidRPr="001150B8">
        <w:rPr>
          <w:rFonts w:ascii="Andale Mono" w:hAnsi="Andale Mono" w:cs="Andale Mono"/>
          <w:color w:val="000000" w:themeColor="text1"/>
          <w:sz w:val="22"/>
        </w:rPr>
        <w:t>io.imshow</w:t>
      </w:r>
      <w:proofErr w:type="spellEnd"/>
      <w:proofErr w:type="gramEnd"/>
      <w:r w:rsidRPr="001150B8">
        <w:rPr>
          <w:rFonts w:ascii="Andale Mono" w:hAnsi="Andale Mono" w:cs="Andale Mono"/>
          <w:color w:val="000000" w:themeColor="text1"/>
          <w:sz w:val="22"/>
        </w:rPr>
        <w:t>(</w:t>
      </w:r>
      <w:proofErr w:type="spellStart"/>
      <w:r w:rsidRPr="001150B8">
        <w:rPr>
          <w:rFonts w:ascii="Andale Mono" w:hAnsi="Andale Mono" w:cs="Andale Mono"/>
          <w:color w:val="000000" w:themeColor="text1"/>
          <w:sz w:val="22"/>
        </w:rPr>
        <w:t>img</w:t>
      </w:r>
      <w:proofErr w:type="spellEnd"/>
      <w:r w:rsidRPr="001150B8">
        <w:rPr>
          <w:rFonts w:ascii="Andale Mono" w:hAnsi="Andale Mono" w:cs="Andale Mono"/>
          <w:color w:val="000000" w:themeColor="text1"/>
          <w:sz w:val="22"/>
        </w:rPr>
        <w:t xml:space="preserve">) </w:t>
      </w:r>
    </w:p>
    <w:p w14:paraId="105C4FBB" w14:textId="77777777" w:rsidR="001150B8" w:rsidRDefault="001150B8"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27"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sidRPr="001150B8">
        <w:rPr>
          <w:rFonts w:ascii="Andale Mono" w:hAnsi="Andale Mono" w:cs="Andale Mono"/>
          <w:color w:val="000000" w:themeColor="text1"/>
          <w:sz w:val="22"/>
        </w:rPr>
        <w:t xml:space="preserve">&gt;&gt;&gt; </w:t>
      </w:r>
      <w:proofErr w:type="spellStart"/>
      <w:proofErr w:type="gramStart"/>
      <w:r w:rsidRPr="001150B8">
        <w:rPr>
          <w:rFonts w:ascii="Andale Mono" w:hAnsi="Andale Mono" w:cs="Andale Mono"/>
          <w:color w:val="000000" w:themeColor="text1"/>
          <w:sz w:val="22"/>
        </w:rPr>
        <w:t>io.show</w:t>
      </w:r>
      <w:proofErr w:type="spellEnd"/>
      <w:proofErr w:type="gramEnd"/>
      <w:r w:rsidRPr="001150B8">
        <w:rPr>
          <w:rFonts w:ascii="Andale Mono" w:hAnsi="Andale Mono" w:cs="Andale Mono"/>
          <w:color w:val="000000" w:themeColor="text1"/>
          <w:sz w:val="22"/>
        </w:rPr>
        <w:t>()</w:t>
      </w:r>
    </w:p>
    <w:p w14:paraId="7DFB1594" w14:textId="77777777" w:rsidR="00AD004F" w:rsidRDefault="00AD004F"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28"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3C925C1F" w14:textId="55E4D5E5" w:rsidR="002C4376" w:rsidRPr="001150B8" w:rsidRDefault="002C4376" w:rsidP="00DF4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ndale Mono" w:hAnsi="Andale Mono" w:cs="Andale Mono"/>
          <w:color w:val="000000" w:themeColor="text1"/>
          <w:sz w:val="22"/>
        </w:rPr>
        <w:pPrChange w:id="1229" w:author="Salil Kapur" w:date="2017-04-05T14:55:00Z">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r>
        <w:rPr>
          <w:rFonts w:ascii="Andale Mono" w:hAnsi="Andale Mono" w:cs="Andale Mono"/>
          <w:color w:val="000000" w:themeColor="text1"/>
          <w:sz w:val="22"/>
        </w:rPr>
        <w:t xml:space="preserve"> </w:t>
      </w:r>
    </w:p>
    <w:p w14:paraId="03C371F9" w14:textId="46EE9AB7" w:rsidR="001150B8" w:rsidRDefault="002C4376" w:rsidP="00DF4253">
      <w:pPr>
        <w:tabs>
          <w:tab w:val="left" w:pos="3371"/>
        </w:tabs>
        <w:jc w:val="both"/>
        <w:rPr>
          <w:lang w:val="en-US"/>
        </w:rPr>
        <w:pPrChange w:id="1230" w:author="Salil Kapur" w:date="2017-04-05T14:55:00Z">
          <w:pPr>
            <w:tabs>
              <w:tab w:val="left" w:pos="3371"/>
            </w:tabs>
          </w:pPr>
        </w:pPrChange>
      </w:pPr>
      <w:r>
        <w:rPr>
          <w:lang w:val="en-US"/>
        </w:rPr>
        <w:t xml:space="preserve">                            </w:t>
      </w:r>
      <w:r>
        <w:rPr>
          <w:noProof/>
          <w:lang w:eastAsia="en-GB"/>
        </w:rPr>
        <w:drawing>
          <wp:inline distT="0" distB="0" distL="0" distR="0" wp14:anchorId="20F59082" wp14:editId="4904147A">
            <wp:extent cx="3178287" cy="2386891"/>
            <wp:effectExtent l="0" t="0" r="0" b="1270"/>
            <wp:docPr id="18" name="Picture 18" descr="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g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9894" cy="2403118"/>
                    </a:xfrm>
                    <a:prstGeom prst="rect">
                      <a:avLst/>
                    </a:prstGeom>
                    <a:noFill/>
                    <a:ln>
                      <a:noFill/>
                    </a:ln>
                  </pic:spPr>
                </pic:pic>
              </a:graphicData>
            </a:graphic>
          </wp:inline>
        </w:drawing>
      </w:r>
    </w:p>
    <w:p w14:paraId="49B0BBDC" w14:textId="77777777" w:rsidR="004D7F32" w:rsidRDefault="002C4376" w:rsidP="00DF4253">
      <w:pPr>
        <w:tabs>
          <w:tab w:val="left" w:pos="3371"/>
        </w:tabs>
        <w:jc w:val="both"/>
        <w:rPr>
          <w:ins w:id="1231" w:author="Salil Kapur" w:date="2017-04-07T00:35:00Z"/>
          <w:lang w:val="en-US"/>
        </w:rPr>
        <w:pPrChange w:id="1232" w:author="Salil Kapur" w:date="2017-04-05T14:55:00Z">
          <w:pPr>
            <w:tabs>
              <w:tab w:val="left" w:pos="3371"/>
            </w:tabs>
          </w:pPr>
        </w:pPrChange>
      </w:pPr>
      <w:r>
        <w:rPr>
          <w:lang w:val="en-US"/>
        </w:rPr>
        <w:t xml:space="preserve">                                     figure 1</w:t>
      </w:r>
      <w:ins w:id="1233" w:author="Salil Kapur" w:date="2017-04-07T00:13:00Z">
        <w:r w:rsidR="007C7A29">
          <w:rPr>
            <w:lang w:val="en-US"/>
          </w:rPr>
          <w:t>4</w:t>
        </w:r>
      </w:ins>
    </w:p>
    <w:p w14:paraId="6D7DFFE9" w14:textId="77777777" w:rsidR="004D7F32" w:rsidRPr="00345C99" w:rsidRDefault="004D7F32" w:rsidP="00345C99">
      <w:pPr>
        <w:pStyle w:val="Heading2"/>
        <w:pBdr>
          <w:bottom w:val="single" w:sz="48" w:space="8" w:color="BDCD21"/>
        </w:pBdr>
        <w:shd w:val="clear" w:color="auto" w:fill="EDF1C6"/>
        <w:spacing w:before="259" w:beforeAutospacing="0" w:after="259" w:afterAutospacing="0" w:line="312" w:lineRule="atLeast"/>
        <w:jc w:val="both"/>
        <w:rPr>
          <w:ins w:id="1234" w:author="Salil Kapur" w:date="2017-04-07T00:35:00Z"/>
          <w:rFonts w:asciiTheme="minorHAnsi" w:hAnsiTheme="minorHAnsi" w:cstheme="minorBidi"/>
          <w:b w:val="0"/>
          <w:bCs w:val="0"/>
          <w:sz w:val="24"/>
          <w:szCs w:val="24"/>
          <w:lang w:val="en-US" w:eastAsia="en-US"/>
          <w:rPrChange w:id="1235" w:author="Salil Kapur" w:date="2017-04-07T00:35:00Z">
            <w:rPr>
              <w:ins w:id="1236" w:author="Salil Kapur" w:date="2017-04-07T00:35:00Z"/>
              <w:rFonts w:eastAsia="Times New Roman"/>
              <w:b w:val="0"/>
              <w:bCs w:val="0"/>
              <w:color w:val="000000"/>
            </w:rPr>
          </w:rPrChange>
        </w:rPr>
        <w:pPrChange w:id="1237" w:author="Salil Kapur" w:date="2017-04-07T00:35:00Z">
          <w:pPr>
            <w:pStyle w:val="Heading2"/>
            <w:pBdr>
              <w:bottom w:val="single" w:sz="48" w:space="8" w:color="BDCD21"/>
            </w:pBdr>
            <w:shd w:val="clear" w:color="auto" w:fill="EDF1C6"/>
            <w:spacing w:before="259" w:beforeAutospacing="0" w:after="259" w:afterAutospacing="0" w:line="312" w:lineRule="atLeast"/>
          </w:pPr>
        </w:pPrChange>
      </w:pPr>
      <w:ins w:id="1238" w:author="Salil Kapur" w:date="2017-04-07T00:35:00Z">
        <w:r w:rsidRPr="00345C99">
          <w:rPr>
            <w:rFonts w:asciiTheme="minorHAnsi" w:hAnsiTheme="minorHAnsi" w:cstheme="minorBidi"/>
            <w:b w:val="0"/>
            <w:bCs w:val="0"/>
            <w:sz w:val="24"/>
            <w:szCs w:val="24"/>
            <w:lang w:val="en-US" w:eastAsia="en-US"/>
            <w:rPrChange w:id="1239" w:author="Salil Kapur" w:date="2017-04-07T00:35:00Z">
              <w:rPr>
                <w:rFonts w:eastAsia="Times New Roman"/>
                <w:b w:val="0"/>
                <w:bCs w:val="0"/>
                <w:color w:val="000000"/>
              </w:rPr>
            </w:rPrChange>
          </w:rPr>
          <w:lastRenderedPageBreak/>
          <w:t>Conclusion</w:t>
        </w:r>
      </w:ins>
    </w:p>
    <w:p w14:paraId="15CF8DDA" w14:textId="77777777" w:rsidR="004D7F32" w:rsidRPr="00345C99" w:rsidRDefault="004D7F32" w:rsidP="00345C99">
      <w:pPr>
        <w:pStyle w:val="NormalWeb"/>
        <w:spacing w:line="480" w:lineRule="atLeast"/>
        <w:jc w:val="both"/>
        <w:rPr>
          <w:ins w:id="1240" w:author="Salil Kapur" w:date="2017-04-07T00:35:00Z"/>
          <w:rFonts w:asciiTheme="minorHAnsi" w:hAnsiTheme="minorHAnsi" w:cstheme="minorBidi"/>
          <w:lang w:val="en-US" w:eastAsia="en-US"/>
          <w:rPrChange w:id="1241" w:author="Salil Kapur" w:date="2017-04-07T00:35:00Z">
            <w:rPr>
              <w:ins w:id="1242" w:author="Salil Kapur" w:date="2017-04-07T00:35:00Z"/>
              <w:rFonts w:ascii="Times" w:hAnsi="Times"/>
              <w:color w:val="000000"/>
            </w:rPr>
          </w:rPrChange>
        </w:rPr>
        <w:pPrChange w:id="1243" w:author="Salil Kapur" w:date="2017-04-07T00:35:00Z">
          <w:pPr>
            <w:pStyle w:val="NormalWeb"/>
            <w:spacing w:line="480" w:lineRule="atLeast"/>
          </w:pPr>
        </w:pPrChange>
      </w:pPr>
      <w:ins w:id="1244" w:author="Salil Kapur" w:date="2017-04-07T00:35:00Z">
        <w:r w:rsidRPr="00345C99">
          <w:rPr>
            <w:rFonts w:asciiTheme="minorHAnsi" w:hAnsiTheme="minorHAnsi" w:cstheme="minorBidi"/>
            <w:lang w:val="en-US" w:eastAsia="en-US"/>
            <w:rPrChange w:id="1245" w:author="Salil Kapur" w:date="2017-04-07T00:35:00Z">
              <w:rPr>
                <w:rFonts w:ascii="Times" w:hAnsi="Times"/>
                <w:color w:val="000000"/>
              </w:rPr>
            </w:rPrChange>
          </w:rPr>
          <w:t>In this chapter we saw what Images are and how are they interpreted by a computer. Then we looked at the basic of image processing and its various applications in Medicine, Security/Surveillance and Social Media</w:t>
        </w:r>
        <w:bookmarkStart w:id="1246" w:name="_GoBack"/>
        <w:bookmarkEnd w:id="1246"/>
        <w:r w:rsidRPr="00345C99">
          <w:rPr>
            <w:rFonts w:asciiTheme="minorHAnsi" w:hAnsiTheme="minorHAnsi" w:cstheme="minorBidi"/>
            <w:lang w:val="en-US" w:eastAsia="en-US"/>
            <w:rPrChange w:id="1247" w:author="Salil Kapur" w:date="2017-04-07T00:35:00Z">
              <w:rPr>
                <w:rFonts w:ascii="Times" w:hAnsi="Times"/>
                <w:color w:val="000000"/>
              </w:rPr>
            </w:rPrChange>
          </w:rPr>
          <w:t xml:space="preserve">. Further two image processing libraries Pillow and </w:t>
        </w:r>
        <w:proofErr w:type="spellStart"/>
        <w:r w:rsidRPr="00345C99">
          <w:rPr>
            <w:rFonts w:asciiTheme="minorHAnsi" w:hAnsiTheme="minorHAnsi" w:cstheme="minorBidi"/>
            <w:lang w:val="en-US" w:eastAsia="en-US"/>
            <w:rPrChange w:id="1248" w:author="Salil Kapur" w:date="2017-04-07T00:35:00Z">
              <w:rPr>
                <w:rFonts w:ascii="Times" w:hAnsi="Times"/>
                <w:color w:val="000000"/>
              </w:rPr>
            </w:rPrChange>
          </w:rPr>
          <w:t>Scikit</w:t>
        </w:r>
        <w:proofErr w:type="spellEnd"/>
        <w:r w:rsidRPr="00345C99">
          <w:rPr>
            <w:rFonts w:asciiTheme="minorHAnsi" w:hAnsiTheme="minorHAnsi" w:cstheme="minorBidi"/>
            <w:lang w:val="en-US" w:eastAsia="en-US"/>
            <w:rPrChange w:id="1249" w:author="Salil Kapur" w:date="2017-04-07T00:35:00Z">
              <w:rPr>
                <w:rFonts w:ascii="Times" w:hAnsi="Times"/>
                <w:color w:val="000000"/>
              </w:rPr>
            </w:rPrChange>
          </w:rPr>
          <w:t xml:space="preserve">-Image were introduced. We saw how we could perform basic operations like reading/writing an image. Converting the image between </w:t>
        </w:r>
        <w:proofErr w:type="spellStart"/>
        <w:r w:rsidRPr="00345C99">
          <w:rPr>
            <w:rFonts w:asciiTheme="minorHAnsi" w:hAnsiTheme="minorHAnsi" w:cstheme="minorBidi"/>
            <w:lang w:val="en-US" w:eastAsia="en-US"/>
            <w:rPrChange w:id="1250" w:author="Salil Kapur" w:date="2017-04-07T00:35:00Z">
              <w:rPr>
                <w:rFonts w:ascii="Times" w:hAnsi="Times"/>
                <w:color w:val="000000"/>
              </w:rPr>
            </w:rPrChange>
          </w:rPr>
          <w:t>color</w:t>
        </w:r>
        <w:proofErr w:type="spellEnd"/>
        <w:r w:rsidRPr="00345C99">
          <w:rPr>
            <w:rFonts w:asciiTheme="minorHAnsi" w:hAnsiTheme="minorHAnsi" w:cstheme="minorBidi"/>
            <w:lang w:val="en-US" w:eastAsia="en-US"/>
            <w:rPrChange w:id="1251" w:author="Salil Kapur" w:date="2017-04-07T00:35:00Z">
              <w:rPr>
                <w:rFonts w:ascii="Times" w:hAnsi="Times"/>
                <w:color w:val="000000"/>
              </w:rPr>
            </w:rPrChange>
          </w:rPr>
          <w:t xml:space="preserve"> spaces and finally we ended with how to draw some basic geometrical figures using </w:t>
        </w:r>
        <w:proofErr w:type="spellStart"/>
        <w:r w:rsidRPr="00345C99">
          <w:rPr>
            <w:rFonts w:asciiTheme="minorHAnsi" w:hAnsiTheme="minorHAnsi" w:cstheme="minorBidi"/>
            <w:lang w:val="en-US" w:eastAsia="en-US"/>
            <w:rPrChange w:id="1252" w:author="Salil Kapur" w:date="2017-04-07T00:35:00Z">
              <w:rPr>
                <w:rFonts w:ascii="Times" w:hAnsi="Times"/>
                <w:color w:val="000000"/>
              </w:rPr>
            </w:rPrChange>
          </w:rPr>
          <w:t>scikit</w:t>
        </w:r>
        <w:proofErr w:type="spellEnd"/>
        <w:r w:rsidRPr="00345C99">
          <w:rPr>
            <w:rFonts w:asciiTheme="minorHAnsi" w:hAnsiTheme="minorHAnsi" w:cstheme="minorBidi"/>
            <w:lang w:val="en-US" w:eastAsia="en-US"/>
            <w:rPrChange w:id="1253" w:author="Salil Kapur" w:date="2017-04-07T00:35:00Z">
              <w:rPr>
                <w:rFonts w:ascii="Times" w:hAnsi="Times"/>
                <w:color w:val="000000"/>
              </w:rPr>
            </w:rPrChange>
          </w:rPr>
          <w:t>-image. This chapter forms the foundation of the chapters that follow. In the next chapter we will look at some more complex image processing algorithms like edge detection and also some commonly used filters.</w:t>
        </w:r>
      </w:ins>
    </w:p>
    <w:p w14:paraId="32CC6AB1" w14:textId="1C23BA78" w:rsidR="002C4376" w:rsidRPr="0040210B" w:rsidRDefault="002C4376" w:rsidP="00DF4253">
      <w:pPr>
        <w:tabs>
          <w:tab w:val="left" w:pos="3371"/>
        </w:tabs>
        <w:jc w:val="both"/>
        <w:rPr>
          <w:lang w:val="en-US"/>
        </w:rPr>
        <w:pPrChange w:id="1254" w:author="Salil Kapur" w:date="2017-04-05T14:55:00Z">
          <w:pPr>
            <w:tabs>
              <w:tab w:val="left" w:pos="3371"/>
            </w:tabs>
          </w:pPr>
        </w:pPrChange>
      </w:pPr>
      <w:del w:id="1255" w:author="Salil Kapur" w:date="2017-04-07T00:13:00Z">
        <w:r w:rsidDel="007C7A29">
          <w:rPr>
            <w:lang w:val="en-US"/>
          </w:rPr>
          <w:delText>.13</w:delText>
        </w:r>
      </w:del>
    </w:p>
    <w:sectPr w:rsidR="002C4376" w:rsidRPr="0040210B" w:rsidSect="00867A79">
      <w:footerReference w:type="even" r:id="rId30"/>
      <w:footerReference w:type="default" r:id="rId31"/>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0" w:author="Salil Kapur" w:date="2017-03-31T17:22:00Z" w:initials="SK">
    <w:p w14:paraId="647A6B3D" w14:textId="390EFC5D" w:rsidR="00A23BBC" w:rsidRPr="00995569" w:rsidRDefault="00A23BBC">
      <w:pPr>
        <w:pStyle w:val="CommentText"/>
        <w:rPr>
          <w:sz w:val="18"/>
          <w:szCs w:val="18"/>
        </w:rPr>
      </w:pPr>
      <w:r>
        <w:rPr>
          <w:rStyle w:val="CommentReference"/>
        </w:rPr>
        <w:annotationRef/>
      </w:r>
      <w:r>
        <w:rPr>
          <w:rStyle w:val="CommentReference"/>
        </w:rPr>
        <w:t>Better word</w:t>
      </w:r>
    </w:p>
  </w:comment>
  <w:comment w:id="973" w:author="Salil Kapur" w:date="2017-03-31T17:27:00Z" w:initials="SK">
    <w:p w14:paraId="1240560D" w14:textId="1C34315F" w:rsidR="00A23BBC" w:rsidRDefault="00A23BBC">
      <w:pPr>
        <w:pStyle w:val="CommentText"/>
      </w:pPr>
      <w:r>
        <w:rPr>
          <w:rStyle w:val="CommentReference"/>
        </w:rPr>
        <w:annotationRef/>
      </w:r>
      <w:r>
        <w:t>Better word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7A6B3D" w15:done="0"/>
  <w15:commentEx w15:paraId="1240560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942879" w14:textId="77777777" w:rsidR="009E273C" w:rsidRDefault="009E273C" w:rsidP="00FD63B5">
      <w:r>
        <w:separator/>
      </w:r>
    </w:p>
  </w:endnote>
  <w:endnote w:type="continuationSeparator" w:id="0">
    <w:p w14:paraId="7C820935" w14:textId="77777777" w:rsidR="009E273C" w:rsidRDefault="009E273C" w:rsidP="00FD6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ndale Mono">
    <w:panose1 w:val="020B05090000000000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B542E" w14:textId="77777777" w:rsidR="00A23BBC" w:rsidRDefault="00A23BBC" w:rsidP="00A23BB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C95C53" w14:textId="77777777" w:rsidR="00A23BBC" w:rsidRDefault="00A23BBC" w:rsidP="00975D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010EA" w14:textId="77777777" w:rsidR="00A23BBC" w:rsidRDefault="00A23BBC" w:rsidP="00A23BB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5C99">
      <w:rPr>
        <w:rStyle w:val="PageNumber"/>
        <w:noProof/>
      </w:rPr>
      <w:t>16</w:t>
    </w:r>
    <w:r>
      <w:rPr>
        <w:rStyle w:val="PageNumber"/>
      </w:rPr>
      <w:fldChar w:fldCharType="end"/>
    </w:r>
  </w:p>
  <w:p w14:paraId="7B25BFDD" w14:textId="77777777" w:rsidR="00A23BBC" w:rsidRDefault="00A23BBC" w:rsidP="00975D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0435E" w14:textId="77777777" w:rsidR="009E273C" w:rsidRDefault="009E273C" w:rsidP="00FD63B5">
      <w:r>
        <w:separator/>
      </w:r>
    </w:p>
  </w:footnote>
  <w:footnote w:type="continuationSeparator" w:id="0">
    <w:p w14:paraId="2936DD19" w14:textId="77777777" w:rsidR="009E273C" w:rsidRDefault="009E273C" w:rsidP="00FD63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95DCF"/>
    <w:multiLevelType w:val="hybridMultilevel"/>
    <w:tmpl w:val="2B0CD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1C77910"/>
    <w:multiLevelType w:val="hybridMultilevel"/>
    <w:tmpl w:val="45FC6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EF93EE8"/>
    <w:multiLevelType w:val="hybridMultilevel"/>
    <w:tmpl w:val="53F09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lil Kapur">
    <w15:presenceInfo w15:providerId="None" w15:userId="Salil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revisionView w:formatting="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10"/>
    <w:rsid w:val="00001D10"/>
    <w:rsid w:val="00011DD3"/>
    <w:rsid w:val="000174DB"/>
    <w:rsid w:val="00020A08"/>
    <w:rsid w:val="000247A5"/>
    <w:rsid w:val="00024AD3"/>
    <w:rsid w:val="0002691A"/>
    <w:rsid w:val="00026A88"/>
    <w:rsid w:val="00027C63"/>
    <w:rsid w:val="00044145"/>
    <w:rsid w:val="00046A4C"/>
    <w:rsid w:val="00055187"/>
    <w:rsid w:val="00057708"/>
    <w:rsid w:val="00057752"/>
    <w:rsid w:val="00062877"/>
    <w:rsid w:val="00073A8E"/>
    <w:rsid w:val="000751B9"/>
    <w:rsid w:val="00080E54"/>
    <w:rsid w:val="0008152F"/>
    <w:rsid w:val="00087A8E"/>
    <w:rsid w:val="00090078"/>
    <w:rsid w:val="00095755"/>
    <w:rsid w:val="000B19DF"/>
    <w:rsid w:val="000B2057"/>
    <w:rsid w:val="000B7F83"/>
    <w:rsid w:val="000C0F61"/>
    <w:rsid w:val="000C4EF1"/>
    <w:rsid w:val="000C572F"/>
    <w:rsid w:val="000E086E"/>
    <w:rsid w:val="000F0CA1"/>
    <w:rsid w:val="000F6459"/>
    <w:rsid w:val="000F730F"/>
    <w:rsid w:val="000F765B"/>
    <w:rsid w:val="00112611"/>
    <w:rsid w:val="0011340E"/>
    <w:rsid w:val="00114709"/>
    <w:rsid w:val="001150B8"/>
    <w:rsid w:val="00122DB1"/>
    <w:rsid w:val="00131ACE"/>
    <w:rsid w:val="00134FA3"/>
    <w:rsid w:val="0014054D"/>
    <w:rsid w:val="001464EE"/>
    <w:rsid w:val="00146845"/>
    <w:rsid w:val="00157C32"/>
    <w:rsid w:val="00161A1F"/>
    <w:rsid w:val="001668DE"/>
    <w:rsid w:val="00175A53"/>
    <w:rsid w:val="00182890"/>
    <w:rsid w:val="001952C6"/>
    <w:rsid w:val="00196D36"/>
    <w:rsid w:val="001A6D0F"/>
    <w:rsid w:val="001B1165"/>
    <w:rsid w:val="001B7EC3"/>
    <w:rsid w:val="001C5A6F"/>
    <w:rsid w:val="001D7917"/>
    <w:rsid w:val="001E312C"/>
    <w:rsid w:val="001F2437"/>
    <w:rsid w:val="002068F6"/>
    <w:rsid w:val="0022252B"/>
    <w:rsid w:val="00222BDC"/>
    <w:rsid w:val="00223167"/>
    <w:rsid w:val="00225518"/>
    <w:rsid w:val="00230843"/>
    <w:rsid w:val="00234B8B"/>
    <w:rsid w:val="00241FEF"/>
    <w:rsid w:val="00242CA6"/>
    <w:rsid w:val="00276BAB"/>
    <w:rsid w:val="002827F1"/>
    <w:rsid w:val="00290C46"/>
    <w:rsid w:val="002C4376"/>
    <w:rsid w:val="002C55FB"/>
    <w:rsid w:val="002C6FBC"/>
    <w:rsid w:val="002C74DB"/>
    <w:rsid w:val="002D28B0"/>
    <w:rsid w:val="002D5796"/>
    <w:rsid w:val="002E33EC"/>
    <w:rsid w:val="002F1142"/>
    <w:rsid w:val="002F7DFA"/>
    <w:rsid w:val="003065DE"/>
    <w:rsid w:val="0030770E"/>
    <w:rsid w:val="003261E5"/>
    <w:rsid w:val="00331043"/>
    <w:rsid w:val="003358F4"/>
    <w:rsid w:val="00335A4B"/>
    <w:rsid w:val="0033683B"/>
    <w:rsid w:val="00345C99"/>
    <w:rsid w:val="003564B8"/>
    <w:rsid w:val="003704AC"/>
    <w:rsid w:val="003723CD"/>
    <w:rsid w:val="0038095A"/>
    <w:rsid w:val="00380E73"/>
    <w:rsid w:val="00383CCC"/>
    <w:rsid w:val="00385FFF"/>
    <w:rsid w:val="00386CE1"/>
    <w:rsid w:val="003A77CA"/>
    <w:rsid w:val="003B434A"/>
    <w:rsid w:val="003C0E01"/>
    <w:rsid w:val="003C3B35"/>
    <w:rsid w:val="003C7E31"/>
    <w:rsid w:val="003D2D9B"/>
    <w:rsid w:val="003E59DA"/>
    <w:rsid w:val="0040210B"/>
    <w:rsid w:val="00404C4B"/>
    <w:rsid w:val="0040540E"/>
    <w:rsid w:val="004133FA"/>
    <w:rsid w:val="004152CB"/>
    <w:rsid w:val="00424A13"/>
    <w:rsid w:val="00427816"/>
    <w:rsid w:val="00432919"/>
    <w:rsid w:val="0043470B"/>
    <w:rsid w:val="00443909"/>
    <w:rsid w:val="00447A1B"/>
    <w:rsid w:val="00455827"/>
    <w:rsid w:val="004723BA"/>
    <w:rsid w:val="004815E5"/>
    <w:rsid w:val="004921D0"/>
    <w:rsid w:val="004A3CFB"/>
    <w:rsid w:val="004A6A18"/>
    <w:rsid w:val="004B3630"/>
    <w:rsid w:val="004B372C"/>
    <w:rsid w:val="004B49BA"/>
    <w:rsid w:val="004D7F32"/>
    <w:rsid w:val="004E3E05"/>
    <w:rsid w:val="004F065F"/>
    <w:rsid w:val="004F64F9"/>
    <w:rsid w:val="005001D1"/>
    <w:rsid w:val="00502B4B"/>
    <w:rsid w:val="00513A5F"/>
    <w:rsid w:val="00526684"/>
    <w:rsid w:val="0053125A"/>
    <w:rsid w:val="0054589E"/>
    <w:rsid w:val="0055148D"/>
    <w:rsid w:val="0055261D"/>
    <w:rsid w:val="005526F3"/>
    <w:rsid w:val="00565A3D"/>
    <w:rsid w:val="00580D16"/>
    <w:rsid w:val="00583E70"/>
    <w:rsid w:val="00595A03"/>
    <w:rsid w:val="00595D32"/>
    <w:rsid w:val="005D731F"/>
    <w:rsid w:val="005D7F10"/>
    <w:rsid w:val="005F2A53"/>
    <w:rsid w:val="005F2D08"/>
    <w:rsid w:val="005F53FF"/>
    <w:rsid w:val="00603B65"/>
    <w:rsid w:val="00612712"/>
    <w:rsid w:val="0061373C"/>
    <w:rsid w:val="00615647"/>
    <w:rsid w:val="00623983"/>
    <w:rsid w:val="00623D2A"/>
    <w:rsid w:val="0062465C"/>
    <w:rsid w:val="00644B30"/>
    <w:rsid w:val="006612B4"/>
    <w:rsid w:val="00662093"/>
    <w:rsid w:val="00666CF6"/>
    <w:rsid w:val="00672CF1"/>
    <w:rsid w:val="00696B13"/>
    <w:rsid w:val="006A4272"/>
    <w:rsid w:val="006B0619"/>
    <w:rsid w:val="006F0C8C"/>
    <w:rsid w:val="006F5A62"/>
    <w:rsid w:val="00703D5B"/>
    <w:rsid w:val="0070707E"/>
    <w:rsid w:val="00742FEB"/>
    <w:rsid w:val="0075007D"/>
    <w:rsid w:val="00765394"/>
    <w:rsid w:val="0078270F"/>
    <w:rsid w:val="007A2D6A"/>
    <w:rsid w:val="007A54C8"/>
    <w:rsid w:val="007B2245"/>
    <w:rsid w:val="007B2AB2"/>
    <w:rsid w:val="007B347B"/>
    <w:rsid w:val="007B689C"/>
    <w:rsid w:val="007C7A29"/>
    <w:rsid w:val="007E7B29"/>
    <w:rsid w:val="00800216"/>
    <w:rsid w:val="00803920"/>
    <w:rsid w:val="00803BA2"/>
    <w:rsid w:val="00804A4E"/>
    <w:rsid w:val="00812805"/>
    <w:rsid w:val="00815F8B"/>
    <w:rsid w:val="008365C9"/>
    <w:rsid w:val="0084567B"/>
    <w:rsid w:val="00850153"/>
    <w:rsid w:val="00867A79"/>
    <w:rsid w:val="008713E7"/>
    <w:rsid w:val="008760D1"/>
    <w:rsid w:val="00880027"/>
    <w:rsid w:val="008947B0"/>
    <w:rsid w:val="008A4195"/>
    <w:rsid w:val="008B4B85"/>
    <w:rsid w:val="008C61D7"/>
    <w:rsid w:val="008D42C7"/>
    <w:rsid w:val="008D4E47"/>
    <w:rsid w:val="008E0038"/>
    <w:rsid w:val="008E57AF"/>
    <w:rsid w:val="008F3A5E"/>
    <w:rsid w:val="009029B6"/>
    <w:rsid w:val="00925B21"/>
    <w:rsid w:val="009373A7"/>
    <w:rsid w:val="00943CF1"/>
    <w:rsid w:val="00943CFA"/>
    <w:rsid w:val="0094577F"/>
    <w:rsid w:val="00956BF3"/>
    <w:rsid w:val="0097148E"/>
    <w:rsid w:val="00975D69"/>
    <w:rsid w:val="0099047D"/>
    <w:rsid w:val="00995070"/>
    <w:rsid w:val="00995569"/>
    <w:rsid w:val="00995DB8"/>
    <w:rsid w:val="009A33A7"/>
    <w:rsid w:val="009A3A44"/>
    <w:rsid w:val="009A5606"/>
    <w:rsid w:val="009A6536"/>
    <w:rsid w:val="009A78B2"/>
    <w:rsid w:val="009B2AC8"/>
    <w:rsid w:val="009C4934"/>
    <w:rsid w:val="009C7192"/>
    <w:rsid w:val="009C759C"/>
    <w:rsid w:val="009D7F92"/>
    <w:rsid w:val="009E273C"/>
    <w:rsid w:val="009F4C3C"/>
    <w:rsid w:val="009F520B"/>
    <w:rsid w:val="00A0643E"/>
    <w:rsid w:val="00A06D4B"/>
    <w:rsid w:val="00A07C83"/>
    <w:rsid w:val="00A103FE"/>
    <w:rsid w:val="00A109CB"/>
    <w:rsid w:val="00A23BBC"/>
    <w:rsid w:val="00A23C0A"/>
    <w:rsid w:val="00A43534"/>
    <w:rsid w:val="00A544B5"/>
    <w:rsid w:val="00A60EAF"/>
    <w:rsid w:val="00A64A2D"/>
    <w:rsid w:val="00A86463"/>
    <w:rsid w:val="00A9315E"/>
    <w:rsid w:val="00A95201"/>
    <w:rsid w:val="00A971EF"/>
    <w:rsid w:val="00AA2BD6"/>
    <w:rsid w:val="00AB4836"/>
    <w:rsid w:val="00AD004F"/>
    <w:rsid w:val="00AD1CD1"/>
    <w:rsid w:val="00AE45C8"/>
    <w:rsid w:val="00AE487E"/>
    <w:rsid w:val="00AF5000"/>
    <w:rsid w:val="00B01025"/>
    <w:rsid w:val="00B139C5"/>
    <w:rsid w:val="00B14064"/>
    <w:rsid w:val="00B20448"/>
    <w:rsid w:val="00B35776"/>
    <w:rsid w:val="00B405D6"/>
    <w:rsid w:val="00B40CD0"/>
    <w:rsid w:val="00B41DEF"/>
    <w:rsid w:val="00B532CB"/>
    <w:rsid w:val="00B562F1"/>
    <w:rsid w:val="00B656E3"/>
    <w:rsid w:val="00B75036"/>
    <w:rsid w:val="00B7530C"/>
    <w:rsid w:val="00BA038F"/>
    <w:rsid w:val="00BC0214"/>
    <w:rsid w:val="00BC74BB"/>
    <w:rsid w:val="00BD1D2D"/>
    <w:rsid w:val="00BD48B9"/>
    <w:rsid w:val="00BE0CB1"/>
    <w:rsid w:val="00BE1066"/>
    <w:rsid w:val="00BE6A36"/>
    <w:rsid w:val="00BF3E17"/>
    <w:rsid w:val="00BF6EC1"/>
    <w:rsid w:val="00C046C1"/>
    <w:rsid w:val="00C15F67"/>
    <w:rsid w:val="00C30861"/>
    <w:rsid w:val="00C42488"/>
    <w:rsid w:val="00C51908"/>
    <w:rsid w:val="00C52310"/>
    <w:rsid w:val="00C61702"/>
    <w:rsid w:val="00C71A58"/>
    <w:rsid w:val="00C77386"/>
    <w:rsid w:val="00C80F2B"/>
    <w:rsid w:val="00C83EDE"/>
    <w:rsid w:val="00C92C4F"/>
    <w:rsid w:val="00CB5A55"/>
    <w:rsid w:val="00CD0322"/>
    <w:rsid w:val="00CD50A9"/>
    <w:rsid w:val="00CD51CB"/>
    <w:rsid w:val="00CD71B0"/>
    <w:rsid w:val="00CE4C55"/>
    <w:rsid w:val="00CE5347"/>
    <w:rsid w:val="00CE5E45"/>
    <w:rsid w:val="00D33161"/>
    <w:rsid w:val="00D34D80"/>
    <w:rsid w:val="00D37429"/>
    <w:rsid w:val="00D430A1"/>
    <w:rsid w:val="00D4766A"/>
    <w:rsid w:val="00D5473F"/>
    <w:rsid w:val="00D64475"/>
    <w:rsid w:val="00D66E4F"/>
    <w:rsid w:val="00D77906"/>
    <w:rsid w:val="00DB608C"/>
    <w:rsid w:val="00DB7747"/>
    <w:rsid w:val="00DC7FF6"/>
    <w:rsid w:val="00DD1EA7"/>
    <w:rsid w:val="00DF2B5C"/>
    <w:rsid w:val="00DF2C9D"/>
    <w:rsid w:val="00DF2E90"/>
    <w:rsid w:val="00DF4253"/>
    <w:rsid w:val="00E01621"/>
    <w:rsid w:val="00E0315B"/>
    <w:rsid w:val="00E15A51"/>
    <w:rsid w:val="00E26E35"/>
    <w:rsid w:val="00E56769"/>
    <w:rsid w:val="00E56805"/>
    <w:rsid w:val="00E571AF"/>
    <w:rsid w:val="00E7580A"/>
    <w:rsid w:val="00E912A5"/>
    <w:rsid w:val="00E94B65"/>
    <w:rsid w:val="00E965E8"/>
    <w:rsid w:val="00EA0B5E"/>
    <w:rsid w:val="00EA0C82"/>
    <w:rsid w:val="00EB2FC2"/>
    <w:rsid w:val="00EB74E3"/>
    <w:rsid w:val="00ED497F"/>
    <w:rsid w:val="00EE53D6"/>
    <w:rsid w:val="00F057C3"/>
    <w:rsid w:val="00F10817"/>
    <w:rsid w:val="00F31D08"/>
    <w:rsid w:val="00F5343F"/>
    <w:rsid w:val="00F570ED"/>
    <w:rsid w:val="00F64370"/>
    <w:rsid w:val="00F6580B"/>
    <w:rsid w:val="00F665A3"/>
    <w:rsid w:val="00F91469"/>
    <w:rsid w:val="00FA2DFB"/>
    <w:rsid w:val="00FB0051"/>
    <w:rsid w:val="00FB6616"/>
    <w:rsid w:val="00FC73EA"/>
    <w:rsid w:val="00FD63B5"/>
    <w:rsid w:val="00FD7415"/>
    <w:rsid w:val="00FE5A86"/>
    <w:rsid w:val="00FF282C"/>
    <w:rsid w:val="00FF5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B98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3E7"/>
  </w:style>
  <w:style w:type="paragraph" w:styleId="Heading2">
    <w:name w:val="heading 2"/>
    <w:basedOn w:val="Normal"/>
    <w:link w:val="Heading2Char"/>
    <w:uiPriority w:val="9"/>
    <w:qFormat/>
    <w:rsid w:val="004133FA"/>
    <w:pPr>
      <w:spacing w:before="100" w:beforeAutospacing="1" w:after="100" w:afterAutospacing="1"/>
      <w:outlineLvl w:val="1"/>
    </w:pPr>
    <w:rPr>
      <w:rFonts w:ascii="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322"/>
    <w:pPr>
      <w:ind w:left="720"/>
      <w:contextualSpacing/>
    </w:pPr>
  </w:style>
  <w:style w:type="paragraph" w:styleId="Header">
    <w:name w:val="header"/>
    <w:basedOn w:val="Normal"/>
    <w:link w:val="HeaderChar"/>
    <w:uiPriority w:val="99"/>
    <w:unhideWhenUsed/>
    <w:rsid w:val="00FD63B5"/>
    <w:pPr>
      <w:tabs>
        <w:tab w:val="center" w:pos="4513"/>
        <w:tab w:val="right" w:pos="9026"/>
      </w:tabs>
    </w:pPr>
  </w:style>
  <w:style w:type="character" w:customStyle="1" w:styleId="HeaderChar">
    <w:name w:val="Header Char"/>
    <w:basedOn w:val="DefaultParagraphFont"/>
    <w:link w:val="Header"/>
    <w:uiPriority w:val="99"/>
    <w:rsid w:val="00FD63B5"/>
  </w:style>
  <w:style w:type="paragraph" w:styleId="Footer">
    <w:name w:val="footer"/>
    <w:basedOn w:val="Normal"/>
    <w:link w:val="FooterChar"/>
    <w:uiPriority w:val="99"/>
    <w:unhideWhenUsed/>
    <w:rsid w:val="00FD63B5"/>
    <w:pPr>
      <w:tabs>
        <w:tab w:val="center" w:pos="4513"/>
        <w:tab w:val="right" w:pos="9026"/>
      </w:tabs>
    </w:pPr>
  </w:style>
  <w:style w:type="character" w:customStyle="1" w:styleId="FooterChar">
    <w:name w:val="Footer Char"/>
    <w:basedOn w:val="DefaultParagraphFont"/>
    <w:link w:val="Footer"/>
    <w:uiPriority w:val="99"/>
    <w:rsid w:val="00FD63B5"/>
  </w:style>
  <w:style w:type="paragraph" w:styleId="FootnoteText">
    <w:name w:val="footnote text"/>
    <w:basedOn w:val="Normal"/>
    <w:link w:val="FootnoteTextChar"/>
    <w:uiPriority w:val="99"/>
    <w:unhideWhenUsed/>
    <w:rsid w:val="00FD63B5"/>
  </w:style>
  <w:style w:type="character" w:customStyle="1" w:styleId="FootnoteTextChar">
    <w:name w:val="Footnote Text Char"/>
    <w:basedOn w:val="DefaultParagraphFont"/>
    <w:link w:val="FootnoteText"/>
    <w:uiPriority w:val="99"/>
    <w:rsid w:val="00FD63B5"/>
  </w:style>
  <w:style w:type="character" w:styleId="FootnoteReference">
    <w:name w:val="footnote reference"/>
    <w:basedOn w:val="DefaultParagraphFont"/>
    <w:uiPriority w:val="99"/>
    <w:unhideWhenUsed/>
    <w:rsid w:val="00FD63B5"/>
    <w:rPr>
      <w:vertAlign w:val="superscript"/>
    </w:rPr>
  </w:style>
  <w:style w:type="character" w:styleId="PageNumber">
    <w:name w:val="page number"/>
    <w:basedOn w:val="DefaultParagraphFont"/>
    <w:uiPriority w:val="99"/>
    <w:semiHidden/>
    <w:unhideWhenUsed/>
    <w:rsid w:val="00975D69"/>
  </w:style>
  <w:style w:type="paragraph" w:styleId="HTMLPreformatted">
    <w:name w:val="HTML Preformatted"/>
    <w:basedOn w:val="Normal"/>
    <w:link w:val="HTMLPreformattedChar"/>
    <w:uiPriority w:val="99"/>
    <w:semiHidden/>
    <w:unhideWhenUsed/>
    <w:rsid w:val="00472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723BA"/>
    <w:rPr>
      <w:rFonts w:ascii="Courier New" w:hAnsi="Courier New" w:cs="Courier New"/>
      <w:sz w:val="20"/>
      <w:szCs w:val="20"/>
      <w:lang w:eastAsia="en-GB"/>
    </w:rPr>
  </w:style>
  <w:style w:type="character" w:customStyle="1" w:styleId="n">
    <w:name w:val="n"/>
    <w:basedOn w:val="DefaultParagraphFont"/>
    <w:rsid w:val="00BF6EC1"/>
  </w:style>
  <w:style w:type="character" w:customStyle="1" w:styleId="o">
    <w:name w:val="o"/>
    <w:basedOn w:val="DefaultParagraphFont"/>
    <w:rsid w:val="00BF6EC1"/>
  </w:style>
  <w:style w:type="character" w:customStyle="1" w:styleId="pre">
    <w:name w:val="pre"/>
    <w:basedOn w:val="DefaultParagraphFont"/>
    <w:rsid w:val="00020A08"/>
  </w:style>
  <w:style w:type="character" w:customStyle="1" w:styleId="Heading2Char">
    <w:name w:val="Heading 2 Char"/>
    <w:basedOn w:val="DefaultParagraphFont"/>
    <w:link w:val="Heading2"/>
    <w:uiPriority w:val="9"/>
    <w:rsid w:val="004133FA"/>
    <w:rPr>
      <w:rFonts w:ascii="Times New Roman" w:hAnsi="Times New Roman" w:cs="Times New Roman"/>
      <w:b/>
      <w:bCs/>
      <w:sz w:val="36"/>
      <w:szCs w:val="36"/>
      <w:lang w:eastAsia="en-GB"/>
    </w:rPr>
  </w:style>
  <w:style w:type="paragraph" w:styleId="BalloonText">
    <w:name w:val="Balloon Text"/>
    <w:basedOn w:val="Normal"/>
    <w:link w:val="BalloonTextChar"/>
    <w:uiPriority w:val="99"/>
    <w:semiHidden/>
    <w:unhideWhenUsed/>
    <w:rsid w:val="0099556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556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95569"/>
    <w:rPr>
      <w:sz w:val="18"/>
      <w:szCs w:val="18"/>
    </w:rPr>
  </w:style>
  <w:style w:type="paragraph" w:styleId="CommentText">
    <w:name w:val="annotation text"/>
    <w:basedOn w:val="Normal"/>
    <w:link w:val="CommentTextChar"/>
    <w:uiPriority w:val="99"/>
    <w:semiHidden/>
    <w:unhideWhenUsed/>
    <w:rsid w:val="00995569"/>
  </w:style>
  <w:style w:type="character" w:customStyle="1" w:styleId="CommentTextChar">
    <w:name w:val="Comment Text Char"/>
    <w:basedOn w:val="DefaultParagraphFont"/>
    <w:link w:val="CommentText"/>
    <w:uiPriority w:val="99"/>
    <w:semiHidden/>
    <w:rsid w:val="00995569"/>
  </w:style>
  <w:style w:type="paragraph" w:styleId="CommentSubject">
    <w:name w:val="annotation subject"/>
    <w:basedOn w:val="CommentText"/>
    <w:next w:val="CommentText"/>
    <w:link w:val="CommentSubjectChar"/>
    <w:uiPriority w:val="99"/>
    <w:semiHidden/>
    <w:unhideWhenUsed/>
    <w:rsid w:val="00995569"/>
    <w:rPr>
      <w:b/>
      <w:bCs/>
      <w:sz w:val="20"/>
      <w:szCs w:val="20"/>
    </w:rPr>
  </w:style>
  <w:style w:type="character" w:customStyle="1" w:styleId="CommentSubjectChar">
    <w:name w:val="Comment Subject Char"/>
    <w:basedOn w:val="CommentTextChar"/>
    <w:link w:val="CommentSubject"/>
    <w:uiPriority w:val="99"/>
    <w:semiHidden/>
    <w:rsid w:val="00995569"/>
    <w:rPr>
      <w:b/>
      <w:bCs/>
      <w:sz w:val="20"/>
      <w:szCs w:val="20"/>
    </w:rPr>
  </w:style>
  <w:style w:type="paragraph" w:styleId="Revision">
    <w:name w:val="Revision"/>
    <w:hidden/>
    <w:uiPriority w:val="99"/>
    <w:semiHidden/>
    <w:rsid w:val="00B40CD0"/>
  </w:style>
  <w:style w:type="character" w:styleId="Hyperlink">
    <w:name w:val="Hyperlink"/>
    <w:basedOn w:val="DefaultParagraphFont"/>
    <w:uiPriority w:val="99"/>
    <w:unhideWhenUsed/>
    <w:rsid w:val="007A54C8"/>
    <w:rPr>
      <w:color w:val="0563C1" w:themeColor="hyperlink"/>
      <w:u w:val="single"/>
    </w:rPr>
  </w:style>
  <w:style w:type="paragraph" w:styleId="NormalWeb">
    <w:name w:val="Normal (Web)"/>
    <w:basedOn w:val="Normal"/>
    <w:uiPriority w:val="99"/>
    <w:semiHidden/>
    <w:unhideWhenUsed/>
    <w:rsid w:val="004D7F32"/>
    <w:pPr>
      <w:spacing w:before="100" w:beforeAutospacing="1" w:after="100" w:afterAutospacing="1"/>
    </w:pPr>
    <w:rPr>
      <w:rFonts w:ascii="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19434">
      <w:bodyDiv w:val="1"/>
      <w:marLeft w:val="0"/>
      <w:marRight w:val="0"/>
      <w:marTop w:val="0"/>
      <w:marBottom w:val="0"/>
      <w:divBdr>
        <w:top w:val="none" w:sz="0" w:space="0" w:color="auto"/>
        <w:left w:val="none" w:sz="0" w:space="0" w:color="auto"/>
        <w:bottom w:val="none" w:sz="0" w:space="0" w:color="auto"/>
        <w:right w:val="none" w:sz="0" w:space="0" w:color="auto"/>
      </w:divBdr>
    </w:div>
    <w:div w:id="66608726">
      <w:bodyDiv w:val="1"/>
      <w:marLeft w:val="0"/>
      <w:marRight w:val="0"/>
      <w:marTop w:val="0"/>
      <w:marBottom w:val="0"/>
      <w:divBdr>
        <w:top w:val="none" w:sz="0" w:space="0" w:color="auto"/>
        <w:left w:val="none" w:sz="0" w:space="0" w:color="auto"/>
        <w:bottom w:val="none" w:sz="0" w:space="0" w:color="auto"/>
        <w:right w:val="none" w:sz="0" w:space="0" w:color="auto"/>
      </w:divBdr>
    </w:div>
    <w:div w:id="407270835">
      <w:bodyDiv w:val="1"/>
      <w:marLeft w:val="0"/>
      <w:marRight w:val="0"/>
      <w:marTop w:val="0"/>
      <w:marBottom w:val="0"/>
      <w:divBdr>
        <w:top w:val="none" w:sz="0" w:space="0" w:color="auto"/>
        <w:left w:val="none" w:sz="0" w:space="0" w:color="auto"/>
        <w:bottom w:val="none" w:sz="0" w:space="0" w:color="auto"/>
        <w:right w:val="none" w:sz="0" w:space="0" w:color="auto"/>
      </w:divBdr>
    </w:div>
    <w:div w:id="412750864">
      <w:bodyDiv w:val="1"/>
      <w:marLeft w:val="0"/>
      <w:marRight w:val="0"/>
      <w:marTop w:val="0"/>
      <w:marBottom w:val="0"/>
      <w:divBdr>
        <w:top w:val="none" w:sz="0" w:space="0" w:color="auto"/>
        <w:left w:val="none" w:sz="0" w:space="0" w:color="auto"/>
        <w:bottom w:val="none" w:sz="0" w:space="0" w:color="auto"/>
        <w:right w:val="none" w:sz="0" w:space="0" w:color="auto"/>
      </w:divBdr>
    </w:div>
    <w:div w:id="421680602">
      <w:bodyDiv w:val="1"/>
      <w:marLeft w:val="0"/>
      <w:marRight w:val="0"/>
      <w:marTop w:val="0"/>
      <w:marBottom w:val="0"/>
      <w:divBdr>
        <w:top w:val="none" w:sz="0" w:space="0" w:color="auto"/>
        <w:left w:val="none" w:sz="0" w:space="0" w:color="auto"/>
        <w:bottom w:val="none" w:sz="0" w:space="0" w:color="auto"/>
        <w:right w:val="none" w:sz="0" w:space="0" w:color="auto"/>
      </w:divBdr>
    </w:div>
    <w:div w:id="551428614">
      <w:bodyDiv w:val="1"/>
      <w:marLeft w:val="0"/>
      <w:marRight w:val="0"/>
      <w:marTop w:val="0"/>
      <w:marBottom w:val="0"/>
      <w:divBdr>
        <w:top w:val="none" w:sz="0" w:space="0" w:color="auto"/>
        <w:left w:val="none" w:sz="0" w:space="0" w:color="auto"/>
        <w:bottom w:val="none" w:sz="0" w:space="0" w:color="auto"/>
        <w:right w:val="none" w:sz="0" w:space="0" w:color="auto"/>
      </w:divBdr>
    </w:div>
    <w:div w:id="564951202">
      <w:bodyDiv w:val="1"/>
      <w:marLeft w:val="0"/>
      <w:marRight w:val="0"/>
      <w:marTop w:val="0"/>
      <w:marBottom w:val="0"/>
      <w:divBdr>
        <w:top w:val="none" w:sz="0" w:space="0" w:color="auto"/>
        <w:left w:val="none" w:sz="0" w:space="0" w:color="auto"/>
        <w:bottom w:val="none" w:sz="0" w:space="0" w:color="auto"/>
        <w:right w:val="none" w:sz="0" w:space="0" w:color="auto"/>
      </w:divBdr>
    </w:div>
    <w:div w:id="595093601">
      <w:bodyDiv w:val="1"/>
      <w:marLeft w:val="0"/>
      <w:marRight w:val="0"/>
      <w:marTop w:val="0"/>
      <w:marBottom w:val="0"/>
      <w:divBdr>
        <w:top w:val="none" w:sz="0" w:space="0" w:color="auto"/>
        <w:left w:val="none" w:sz="0" w:space="0" w:color="auto"/>
        <w:bottom w:val="none" w:sz="0" w:space="0" w:color="auto"/>
        <w:right w:val="none" w:sz="0" w:space="0" w:color="auto"/>
      </w:divBdr>
    </w:div>
    <w:div w:id="623001598">
      <w:bodyDiv w:val="1"/>
      <w:marLeft w:val="0"/>
      <w:marRight w:val="0"/>
      <w:marTop w:val="0"/>
      <w:marBottom w:val="0"/>
      <w:divBdr>
        <w:top w:val="none" w:sz="0" w:space="0" w:color="auto"/>
        <w:left w:val="none" w:sz="0" w:space="0" w:color="auto"/>
        <w:bottom w:val="none" w:sz="0" w:space="0" w:color="auto"/>
        <w:right w:val="none" w:sz="0" w:space="0" w:color="auto"/>
      </w:divBdr>
    </w:div>
    <w:div w:id="919676896">
      <w:bodyDiv w:val="1"/>
      <w:marLeft w:val="0"/>
      <w:marRight w:val="0"/>
      <w:marTop w:val="0"/>
      <w:marBottom w:val="0"/>
      <w:divBdr>
        <w:top w:val="none" w:sz="0" w:space="0" w:color="auto"/>
        <w:left w:val="none" w:sz="0" w:space="0" w:color="auto"/>
        <w:bottom w:val="none" w:sz="0" w:space="0" w:color="auto"/>
        <w:right w:val="none" w:sz="0" w:space="0" w:color="auto"/>
      </w:divBdr>
    </w:div>
    <w:div w:id="1093013805">
      <w:bodyDiv w:val="1"/>
      <w:marLeft w:val="0"/>
      <w:marRight w:val="0"/>
      <w:marTop w:val="0"/>
      <w:marBottom w:val="0"/>
      <w:divBdr>
        <w:top w:val="none" w:sz="0" w:space="0" w:color="auto"/>
        <w:left w:val="none" w:sz="0" w:space="0" w:color="auto"/>
        <w:bottom w:val="none" w:sz="0" w:space="0" w:color="auto"/>
        <w:right w:val="none" w:sz="0" w:space="0" w:color="auto"/>
      </w:divBdr>
    </w:div>
    <w:div w:id="1157921338">
      <w:bodyDiv w:val="1"/>
      <w:marLeft w:val="0"/>
      <w:marRight w:val="0"/>
      <w:marTop w:val="0"/>
      <w:marBottom w:val="0"/>
      <w:divBdr>
        <w:top w:val="none" w:sz="0" w:space="0" w:color="auto"/>
        <w:left w:val="none" w:sz="0" w:space="0" w:color="auto"/>
        <w:bottom w:val="none" w:sz="0" w:space="0" w:color="auto"/>
        <w:right w:val="none" w:sz="0" w:space="0" w:color="auto"/>
      </w:divBdr>
    </w:div>
    <w:div w:id="1428841315">
      <w:bodyDiv w:val="1"/>
      <w:marLeft w:val="0"/>
      <w:marRight w:val="0"/>
      <w:marTop w:val="0"/>
      <w:marBottom w:val="0"/>
      <w:divBdr>
        <w:top w:val="none" w:sz="0" w:space="0" w:color="auto"/>
        <w:left w:val="none" w:sz="0" w:space="0" w:color="auto"/>
        <w:bottom w:val="none" w:sz="0" w:space="0" w:color="auto"/>
        <w:right w:val="none" w:sz="0" w:space="0" w:color="auto"/>
      </w:divBdr>
    </w:div>
    <w:div w:id="1430858582">
      <w:bodyDiv w:val="1"/>
      <w:marLeft w:val="0"/>
      <w:marRight w:val="0"/>
      <w:marTop w:val="0"/>
      <w:marBottom w:val="0"/>
      <w:divBdr>
        <w:top w:val="none" w:sz="0" w:space="0" w:color="auto"/>
        <w:left w:val="none" w:sz="0" w:space="0" w:color="auto"/>
        <w:bottom w:val="none" w:sz="0" w:space="0" w:color="auto"/>
        <w:right w:val="none" w:sz="0" w:space="0" w:color="auto"/>
      </w:divBdr>
    </w:div>
    <w:div w:id="1494681241">
      <w:bodyDiv w:val="1"/>
      <w:marLeft w:val="0"/>
      <w:marRight w:val="0"/>
      <w:marTop w:val="0"/>
      <w:marBottom w:val="0"/>
      <w:divBdr>
        <w:top w:val="none" w:sz="0" w:space="0" w:color="auto"/>
        <w:left w:val="none" w:sz="0" w:space="0" w:color="auto"/>
        <w:bottom w:val="none" w:sz="0" w:space="0" w:color="auto"/>
        <w:right w:val="none" w:sz="0" w:space="0" w:color="auto"/>
      </w:divBdr>
    </w:div>
    <w:div w:id="1659915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12CFA-D386-E44A-B8BA-4D120B698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17</Pages>
  <Words>3573</Words>
  <Characters>20371</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Salil Kapur</cp:lastModifiedBy>
  <cp:revision>120</cp:revision>
  <dcterms:created xsi:type="dcterms:W3CDTF">2017-04-01T15:48:00Z</dcterms:created>
  <dcterms:modified xsi:type="dcterms:W3CDTF">2017-04-07T21:39:00Z</dcterms:modified>
</cp:coreProperties>
</file>