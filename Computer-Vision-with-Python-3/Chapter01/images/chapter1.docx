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41452F" w14:textId="77777777" w:rsidR="00A72182" w:rsidRDefault="00AB4836">
      <w:pPr>
        <w:rPr>
          <w:b/>
          <w:lang w:val="en-US"/>
        </w:rPr>
      </w:pPr>
      <w:bookmarkStart w:id="0" w:name="_GoBack"/>
      <w:bookmarkEnd w:id="0"/>
      <w:r>
        <w:rPr>
          <w:b/>
          <w:lang w:val="en-US"/>
        </w:rPr>
        <w:t>Introduction</w:t>
      </w:r>
    </w:p>
    <w:p w14:paraId="080803A1" w14:textId="77777777" w:rsidR="00001D10" w:rsidRDefault="00001D10">
      <w:pPr>
        <w:rPr>
          <w:b/>
          <w:lang w:val="en-US"/>
        </w:rPr>
      </w:pPr>
    </w:p>
    <w:p w14:paraId="524659A6" w14:textId="43B91277" w:rsidR="002D5796" w:rsidRDefault="003B434A">
      <w:pPr>
        <w:rPr>
          <w:ins w:id="1" w:author="Salil Kapur" w:date="2017-04-01T11:00:00Z"/>
          <w:lang w:val="en-US"/>
        </w:rPr>
      </w:pPr>
      <w:ins w:id="2" w:author="Salil Kapur" w:date="2017-04-01T10:58:00Z">
        <w:r>
          <w:rPr>
            <w:lang w:val="en-US"/>
          </w:rPr>
          <w:t>Before understanding Image Processing let</w:t>
        </w:r>
      </w:ins>
      <w:ins w:id="3" w:author="Salil Kapur" w:date="2017-04-01T11:00:00Z">
        <w:r w:rsidR="002D5796">
          <w:rPr>
            <w:lang w:val="en-US"/>
          </w:rPr>
          <w:t xml:space="preserve"> us</w:t>
        </w:r>
      </w:ins>
      <w:ins w:id="4" w:author="Salil Kapur" w:date="2017-04-01T10:58:00Z">
        <w:r>
          <w:rPr>
            <w:lang w:val="en-US"/>
          </w:rPr>
          <w:t xml:space="preserve"> look i</w:t>
        </w:r>
        <w:r w:rsidR="002D5796">
          <w:rPr>
            <w:lang w:val="en-US"/>
          </w:rPr>
          <w:t xml:space="preserve">n to what images are. Images for a computer is a two dimensional matrix of numbers. </w:t>
        </w:r>
      </w:ins>
      <w:ins w:id="5" w:author="Salil Kapur" w:date="2017-04-01T11:00:00Z">
        <w:r w:rsidR="002D5796">
          <w:rPr>
            <w:lang w:val="en-US"/>
          </w:rPr>
          <w:t>Each cell in the matrix represents the corresponding pixel in the image. Following illustration will make it more clear.</w:t>
        </w:r>
      </w:ins>
    </w:p>
    <w:p w14:paraId="015BD0F5" w14:textId="77777777" w:rsidR="002D5796" w:rsidRDefault="002D5796">
      <w:pPr>
        <w:rPr>
          <w:ins w:id="6" w:author="Salil Kapur" w:date="2017-04-01T11:02:00Z"/>
          <w:lang w:val="en-US"/>
        </w:rPr>
      </w:pPr>
    </w:p>
    <w:p w14:paraId="02B28057" w14:textId="608C4C66" w:rsidR="002D5796" w:rsidRDefault="002D5796">
      <w:pPr>
        <w:rPr>
          <w:ins w:id="7" w:author="Salil Kapur" w:date="2017-04-01T11:02:00Z"/>
          <w:lang w:val="en-US"/>
        </w:rPr>
      </w:pPr>
      <w:ins w:id="8" w:author="Salil Kapur" w:date="2017-04-01T11:02:00Z">
        <w:r>
          <w:rPr>
            <w:lang w:val="en-US"/>
          </w:rPr>
          <w:t>&lt;Insert Image&gt;</w:t>
        </w:r>
      </w:ins>
    </w:p>
    <w:p w14:paraId="28E47C96" w14:textId="77777777" w:rsidR="002D5796" w:rsidRDefault="002D5796">
      <w:pPr>
        <w:rPr>
          <w:ins w:id="9" w:author="Salil Kapur" w:date="2017-04-01T11:01:00Z"/>
          <w:lang w:val="en-US"/>
        </w:rPr>
      </w:pPr>
    </w:p>
    <w:p w14:paraId="367FEC04" w14:textId="0E577B3E" w:rsidR="00161A1F" w:rsidRDefault="00001D10">
      <w:pPr>
        <w:rPr>
          <w:lang w:val="en-US"/>
        </w:rPr>
      </w:pPr>
      <w:r>
        <w:rPr>
          <w:lang w:val="en-US"/>
        </w:rPr>
        <w:t xml:space="preserve">Image </w:t>
      </w:r>
      <w:r w:rsidR="00AB4836">
        <w:rPr>
          <w:lang w:val="en-US"/>
        </w:rPr>
        <w:t xml:space="preserve">processing </w:t>
      </w:r>
      <w:r w:rsidR="002827F1">
        <w:rPr>
          <w:lang w:val="en-US"/>
        </w:rPr>
        <w:t xml:space="preserve">is </w:t>
      </w:r>
      <w:ins w:id="10" w:author="Salil Kapur" w:date="2017-04-01T11:02:00Z">
        <w:r w:rsidR="002D5796">
          <w:rPr>
            <w:lang w:val="en-US"/>
          </w:rPr>
          <w:t xml:space="preserve">the field of studying and </w:t>
        </w:r>
      </w:ins>
      <w:del w:id="11" w:author="Salil Kapur" w:date="2017-03-31T17:14:00Z">
        <w:r w:rsidR="002827F1" w:rsidDel="00995569">
          <w:rPr>
            <w:lang w:val="en-US"/>
          </w:rPr>
          <w:delText xml:space="preserve">basically </w:delText>
        </w:r>
      </w:del>
      <w:r w:rsidR="002827F1">
        <w:rPr>
          <w:lang w:val="en-US"/>
        </w:rPr>
        <w:t>analyzing</w:t>
      </w:r>
      <w:r w:rsidR="009A33A7">
        <w:rPr>
          <w:lang w:val="en-US"/>
        </w:rPr>
        <w:t xml:space="preserve"> an image</w:t>
      </w:r>
      <w:del w:id="12" w:author="Salil Kapur" w:date="2017-04-01T11:02:00Z">
        <w:r w:rsidR="009A33A7" w:rsidDel="002D5796">
          <w:rPr>
            <w:lang w:val="en-US"/>
          </w:rPr>
          <w:delText xml:space="preserve"> which is nothing but a 2D matrix of pixel values</w:delText>
        </w:r>
      </w:del>
      <w:r w:rsidR="009A33A7">
        <w:rPr>
          <w:lang w:val="en-US"/>
        </w:rPr>
        <w:t>.</w:t>
      </w:r>
      <w:r w:rsidR="00AF5000">
        <w:rPr>
          <w:lang w:val="en-US"/>
        </w:rPr>
        <w:t xml:space="preserve"> </w:t>
      </w:r>
      <w:ins w:id="13" w:author="Salil Kapur" w:date="2017-04-01T11:04:00Z">
        <w:r w:rsidR="002D5796">
          <w:rPr>
            <w:lang w:val="en-US"/>
          </w:rPr>
          <w:t xml:space="preserve">Using various properties of an image like the colors, structure and other fine details we try to extract meaningful information </w:t>
        </w:r>
      </w:ins>
      <w:del w:id="14" w:author="Salil Kapur" w:date="2017-04-01T11:04:00Z">
        <w:r w:rsidR="009A33A7" w:rsidDel="002D5796">
          <w:rPr>
            <w:lang w:val="en-US"/>
          </w:rPr>
          <w:delText xml:space="preserve">This 2D </w:delText>
        </w:r>
        <w:r w:rsidR="00AE487E" w:rsidDel="002D5796">
          <w:rPr>
            <w:lang w:val="en-US"/>
          </w:rPr>
          <w:delText>matrix</w:delText>
        </w:r>
        <w:r w:rsidR="009A33A7" w:rsidDel="002D5796">
          <w:rPr>
            <w:lang w:val="en-US"/>
          </w:rPr>
          <w:delText xml:space="preserve"> can be manipulated to obtain various features of an image </w:delText>
        </w:r>
      </w:del>
      <w:r w:rsidR="009A33A7">
        <w:rPr>
          <w:lang w:val="en-US"/>
        </w:rPr>
        <w:t xml:space="preserve">like </w:t>
      </w:r>
      <w:r w:rsidR="003261E5">
        <w:rPr>
          <w:lang w:val="en-US"/>
        </w:rPr>
        <w:t>edges</w:t>
      </w:r>
      <w:r w:rsidR="00427816">
        <w:rPr>
          <w:lang w:val="en-US"/>
        </w:rPr>
        <w:t xml:space="preserve">, </w:t>
      </w:r>
      <w:r w:rsidR="009A33A7">
        <w:rPr>
          <w:lang w:val="en-US"/>
        </w:rPr>
        <w:t>ob</w:t>
      </w:r>
      <w:r w:rsidR="003261E5">
        <w:rPr>
          <w:lang w:val="en-US"/>
        </w:rPr>
        <w:t>jects</w:t>
      </w:r>
      <w:r w:rsidR="00062877">
        <w:rPr>
          <w:lang w:val="en-US"/>
        </w:rPr>
        <w:t xml:space="preserve">, </w:t>
      </w:r>
      <w:del w:id="15" w:author="Salil Kapur" w:date="2017-04-01T11:04:00Z">
        <w:r w:rsidR="00062877" w:rsidDel="002D5796">
          <w:rPr>
            <w:lang w:val="en-US"/>
          </w:rPr>
          <w:delText xml:space="preserve">detecting </w:delText>
        </w:r>
      </w:del>
      <w:del w:id="16" w:author="Salil Kapur" w:date="2017-04-01T11:05:00Z">
        <w:r w:rsidR="00062877" w:rsidDel="002D5796">
          <w:rPr>
            <w:lang w:val="en-US"/>
          </w:rPr>
          <w:delText>faces</w:delText>
        </w:r>
      </w:del>
      <w:ins w:id="17" w:author="Salil Kapur" w:date="2017-04-01T11:05:00Z">
        <w:r w:rsidR="002D5796">
          <w:rPr>
            <w:lang w:val="en-US"/>
          </w:rPr>
          <w:t>contours</w:t>
        </w:r>
      </w:ins>
      <w:r w:rsidR="009A33A7">
        <w:rPr>
          <w:lang w:val="en-US"/>
        </w:rPr>
        <w:t xml:space="preserve"> </w:t>
      </w:r>
      <w:del w:id="18" w:author="Salil Kapur" w:date="2017-04-01T11:05:00Z">
        <w:r w:rsidR="009A33A7" w:rsidDel="002D5796">
          <w:rPr>
            <w:lang w:val="en-US"/>
          </w:rPr>
          <w:delText>etc</w:delText>
        </w:r>
      </w:del>
      <w:ins w:id="19" w:author="Salil Kapur" w:date="2017-04-01T11:05:00Z">
        <w:r w:rsidR="002D5796">
          <w:rPr>
            <w:lang w:val="en-US"/>
          </w:rPr>
          <w:t>and more</w:t>
        </w:r>
      </w:ins>
      <w:r w:rsidR="006F5A62">
        <w:rPr>
          <w:lang w:val="en-US"/>
        </w:rPr>
        <w:t xml:space="preserve">. </w:t>
      </w:r>
      <w:del w:id="20" w:author="Salil Kapur" w:date="2017-04-01T11:05:00Z">
        <w:r w:rsidR="006F5A62" w:rsidDel="002D5796">
          <w:rPr>
            <w:lang w:val="en-US"/>
          </w:rPr>
          <w:delText xml:space="preserve">these </w:delText>
        </w:r>
      </w:del>
      <w:ins w:id="21" w:author="Salil Kapur" w:date="2017-04-01T11:05:00Z">
        <w:r w:rsidR="002D5796">
          <w:rPr>
            <w:lang w:val="en-US"/>
          </w:rPr>
          <w:t xml:space="preserve">This information can then be used in various applications like medicine, security applications, social media services, self-driving cars. Some these are elaborated below. </w:t>
        </w:r>
      </w:ins>
      <w:ins w:id="22" w:author="Salil Kapur" w:date="2017-04-01T11:07:00Z">
        <w:r w:rsidR="002D5796">
          <w:rPr>
            <w:lang w:val="en-US"/>
          </w:rPr>
          <w:t>During the course of this book we will look into details of how to implement algorithms that can help us extract meaningful information from images.</w:t>
        </w:r>
      </w:ins>
      <w:del w:id="23" w:author="Salil Kapur" w:date="2017-04-01T11:07:00Z">
        <w:r w:rsidR="006F5A62" w:rsidDel="002D5796">
          <w:rPr>
            <w:lang w:val="en-US"/>
          </w:rPr>
          <w:delText>are some of the many applications of image processing. Have you ever tried editing your selfies with various filters? We will learn how to build such filters in the course of this book.</w:delText>
        </w:r>
      </w:del>
    </w:p>
    <w:p w14:paraId="648E1597" w14:textId="77777777" w:rsidR="00161A1F" w:rsidRDefault="00161A1F">
      <w:pPr>
        <w:rPr>
          <w:lang w:val="en-US"/>
        </w:rPr>
      </w:pPr>
    </w:p>
    <w:p w14:paraId="39DF2E47" w14:textId="42B92DB6" w:rsidR="00CD0322" w:rsidRDefault="00CD0322">
      <w:pPr>
        <w:rPr>
          <w:lang w:val="en-US"/>
        </w:rPr>
      </w:pPr>
      <w:del w:id="24" w:author="Salil Kapur" w:date="2017-04-01T11:08:00Z">
        <w:r w:rsidDel="002D5796">
          <w:rPr>
            <w:lang w:val="en-US"/>
          </w:rPr>
          <w:delText>The motivation behind learning about image processing lies in the fact that it has so many applications in the real world. It has helped in development of various new technologies. Some of the a</w:delText>
        </w:r>
      </w:del>
      <w:ins w:id="25" w:author="Salil Kapur" w:date="2017-04-01T11:08:00Z">
        <w:r w:rsidR="002D5796">
          <w:rPr>
            <w:lang w:val="en-US"/>
          </w:rPr>
          <w:t>A</w:t>
        </w:r>
      </w:ins>
      <w:r>
        <w:rPr>
          <w:lang w:val="en-US"/>
        </w:rPr>
        <w:t xml:space="preserve">pplications of </w:t>
      </w:r>
      <w:ins w:id="26" w:author="Salil Kapur" w:date="2017-04-01T11:08:00Z">
        <w:r w:rsidR="002D5796">
          <w:rPr>
            <w:lang w:val="en-US"/>
          </w:rPr>
          <w:t>I</w:t>
        </w:r>
      </w:ins>
      <w:del w:id="27" w:author="Salil Kapur" w:date="2017-04-01T11:08:00Z">
        <w:r w:rsidDel="002D5796">
          <w:rPr>
            <w:lang w:val="en-US"/>
          </w:rPr>
          <w:delText>i</w:delText>
        </w:r>
      </w:del>
      <w:r>
        <w:rPr>
          <w:lang w:val="en-US"/>
        </w:rPr>
        <w:t xml:space="preserve">mage </w:t>
      </w:r>
      <w:ins w:id="28" w:author="Salil Kapur" w:date="2017-04-01T11:08:00Z">
        <w:r w:rsidR="002D5796">
          <w:rPr>
            <w:lang w:val="en-US"/>
          </w:rPr>
          <w:t>P</w:t>
        </w:r>
      </w:ins>
      <w:del w:id="29" w:author="Salil Kapur" w:date="2017-04-01T11:08:00Z">
        <w:r w:rsidDel="002D5796">
          <w:rPr>
            <w:lang w:val="en-US"/>
          </w:rPr>
          <w:delText>p</w:delText>
        </w:r>
      </w:del>
      <w:r>
        <w:rPr>
          <w:lang w:val="en-US"/>
        </w:rPr>
        <w:t>rocessing</w:t>
      </w:r>
      <w:del w:id="30" w:author="Salil Kapur" w:date="2017-04-01T11:08:00Z">
        <w:r w:rsidDel="002D5796">
          <w:rPr>
            <w:lang w:val="en-US"/>
          </w:rPr>
          <w:delText xml:space="preserve"> are</w:delText>
        </w:r>
      </w:del>
      <w:r>
        <w:rPr>
          <w:lang w:val="en-US"/>
        </w:rPr>
        <w:t>:</w:t>
      </w:r>
    </w:p>
    <w:p w14:paraId="41FF2D43" w14:textId="77777777" w:rsidR="00CD0322" w:rsidRDefault="00CD0322" w:rsidP="00CD0322">
      <w:pPr>
        <w:rPr>
          <w:lang w:val="en-US"/>
        </w:rPr>
      </w:pPr>
    </w:p>
    <w:p w14:paraId="75784A83" w14:textId="170542D2" w:rsidR="00CD0322" w:rsidRDefault="00CD0322" w:rsidP="00CD0322">
      <w:pPr>
        <w:pStyle w:val="ListParagraph"/>
        <w:numPr>
          <w:ilvl w:val="0"/>
          <w:numId w:val="3"/>
        </w:numPr>
        <w:rPr>
          <w:lang w:val="en-US"/>
        </w:rPr>
      </w:pPr>
      <w:r>
        <w:rPr>
          <w:lang w:val="en-US"/>
        </w:rPr>
        <w:t>Medi</w:t>
      </w:r>
      <w:del w:id="31" w:author="Salil Kapur" w:date="2017-04-01T11:09:00Z">
        <w:r w:rsidDel="002D5796">
          <w:rPr>
            <w:lang w:val="en-US"/>
          </w:rPr>
          <w:delText>cal Field</w:delText>
        </w:r>
      </w:del>
      <w:ins w:id="32" w:author="Salil Kapur" w:date="2017-04-01T11:09:00Z">
        <w:r w:rsidR="002D5796">
          <w:rPr>
            <w:lang w:val="en-US"/>
          </w:rPr>
          <w:t>cine</w:t>
        </w:r>
      </w:ins>
    </w:p>
    <w:p w14:paraId="0EAF2C88" w14:textId="3F99E9A6" w:rsidR="00975D69" w:rsidRPr="008F3A5E" w:rsidRDefault="0038095A" w:rsidP="008F3A5E">
      <w:pPr>
        <w:pStyle w:val="ListParagraph"/>
        <w:rPr>
          <w:lang w:val="en-US"/>
        </w:rPr>
      </w:pPr>
      <w:del w:id="33" w:author="Salil Kapur" w:date="2017-04-01T11:09:00Z">
        <w:r w:rsidDel="00E7580A">
          <w:rPr>
            <w:lang w:val="en-US"/>
          </w:rPr>
          <w:delText xml:space="preserve">There </w:delText>
        </w:r>
      </w:del>
      <w:ins w:id="34" w:author="Salil Kapur" w:date="2017-04-01T11:09:00Z">
        <w:r w:rsidR="00E7580A">
          <w:rPr>
            <w:lang w:val="en-US"/>
          </w:rPr>
          <w:t xml:space="preserve">Medicine </w:t>
        </w:r>
      </w:ins>
      <w:r>
        <w:rPr>
          <w:lang w:val="en-US"/>
        </w:rPr>
        <w:t xml:space="preserve">has </w:t>
      </w:r>
      <w:del w:id="35" w:author="Salil Kapur" w:date="2017-04-01T11:09:00Z">
        <w:r w:rsidDel="00E7580A">
          <w:rPr>
            <w:lang w:val="en-US"/>
          </w:rPr>
          <w:delText>been a</w:delText>
        </w:r>
      </w:del>
      <w:ins w:id="36" w:author="Salil Kapur" w:date="2017-04-01T11:09:00Z">
        <w:r w:rsidR="00E7580A">
          <w:rPr>
            <w:lang w:val="en-US"/>
          </w:rPr>
          <w:t>seen</w:t>
        </w:r>
      </w:ins>
      <w:r>
        <w:rPr>
          <w:lang w:val="en-US"/>
        </w:rPr>
        <w:t xml:space="preserve"> </w:t>
      </w:r>
      <w:ins w:id="37" w:author="Salil Kapur" w:date="2017-04-01T11:09:00Z">
        <w:r w:rsidR="00E7580A">
          <w:rPr>
            <w:lang w:val="en-US"/>
          </w:rPr>
          <w:t xml:space="preserve">a </w:t>
        </w:r>
      </w:ins>
      <w:r>
        <w:rPr>
          <w:lang w:val="en-US"/>
        </w:rPr>
        <w:t xml:space="preserve">lot of advancement in the </w:t>
      </w:r>
      <w:del w:id="38" w:author="Salil Kapur" w:date="2017-04-01T11:09:00Z">
        <w:r w:rsidDel="00E7580A">
          <w:rPr>
            <w:lang w:val="en-US"/>
          </w:rPr>
          <w:delText>medical field</w:delText>
        </w:r>
      </w:del>
      <w:ins w:id="39" w:author="Salil Kapur" w:date="2017-04-01T11:09:00Z">
        <w:r w:rsidR="00E7580A">
          <w:rPr>
            <w:lang w:val="en-US"/>
          </w:rPr>
          <w:t>recent years</w:t>
        </w:r>
      </w:ins>
      <w:r>
        <w:rPr>
          <w:lang w:val="en-US"/>
        </w:rPr>
        <w:t xml:space="preserve"> due to </w:t>
      </w:r>
      <w:ins w:id="40" w:author="Salil Kapur" w:date="2017-04-01T11:09:00Z">
        <w:r w:rsidR="00E7580A">
          <w:rPr>
            <w:lang w:val="en-US"/>
          </w:rPr>
          <w:t>rapid advancements in related fields</w:t>
        </w:r>
      </w:ins>
      <w:del w:id="41" w:author="Salil Kapur" w:date="2017-04-01T11:09:00Z">
        <w:r w:rsidDel="00E7580A">
          <w:rPr>
            <w:lang w:val="en-US"/>
          </w:rPr>
          <w:delText xml:space="preserve">various </w:delText>
        </w:r>
      </w:del>
      <w:del w:id="42" w:author="Salil Kapur" w:date="2017-04-01T11:10:00Z">
        <w:r w:rsidDel="00E7580A">
          <w:rPr>
            <w:lang w:val="en-US"/>
          </w:rPr>
          <w:delText>new technologies</w:delText>
        </w:r>
      </w:del>
      <w:r>
        <w:rPr>
          <w:lang w:val="en-US"/>
        </w:rPr>
        <w:t xml:space="preserve">. Image processing is </w:t>
      </w:r>
      <w:ins w:id="43" w:author="Salil Kapur" w:date="2017-04-01T11:10:00Z">
        <w:r w:rsidR="00E7580A">
          <w:rPr>
            <w:lang w:val="en-US"/>
          </w:rPr>
          <w:t>such one field</w:t>
        </w:r>
      </w:ins>
      <w:del w:id="44" w:author="Salil Kapur" w:date="2017-04-01T11:10:00Z">
        <w:r w:rsidDel="00E7580A">
          <w:rPr>
            <w:lang w:val="en-US"/>
          </w:rPr>
          <w:delText>one the technologies</w:delText>
        </w:r>
      </w:del>
      <w:r>
        <w:rPr>
          <w:lang w:val="en-US"/>
        </w:rPr>
        <w:t xml:space="preserve"> which has helped in the growth of </w:t>
      </w:r>
      <w:del w:id="45" w:author="Salil Kapur" w:date="2017-04-01T11:10:00Z">
        <w:r w:rsidDel="00E7580A">
          <w:rPr>
            <w:lang w:val="en-US"/>
          </w:rPr>
          <w:delText>this field</w:delText>
        </w:r>
      </w:del>
      <w:ins w:id="46" w:author="Salil Kapur" w:date="2017-04-01T11:10:00Z">
        <w:r w:rsidR="00E7580A">
          <w:rPr>
            <w:lang w:val="en-US"/>
          </w:rPr>
          <w:t>Medicine</w:t>
        </w:r>
      </w:ins>
      <w:r>
        <w:rPr>
          <w:lang w:val="en-US"/>
        </w:rPr>
        <w:t>. Tumors can be detected using image processing algorithms</w:t>
      </w:r>
      <w:r w:rsidR="00E01621">
        <w:rPr>
          <w:lang w:val="en-US"/>
        </w:rPr>
        <w:t xml:space="preserve"> (figure 1.1)</w:t>
      </w:r>
      <w:r>
        <w:rPr>
          <w:lang w:val="en-US"/>
        </w:rPr>
        <w:t xml:space="preserve"> which helps the doctors to cure the patients. </w:t>
      </w:r>
      <w:r w:rsidR="00975D69">
        <w:rPr>
          <w:lang w:val="en-US"/>
        </w:rPr>
        <w:t xml:space="preserve">Another application in the medical field </w:t>
      </w:r>
      <w:r w:rsidR="008F3A5E">
        <w:rPr>
          <w:lang w:val="en-US"/>
        </w:rPr>
        <w:t>i</w:t>
      </w:r>
      <w:r w:rsidR="00975D69" w:rsidRPr="008F3A5E">
        <w:rPr>
          <w:lang w:val="en-US"/>
        </w:rPr>
        <w:t>s the ultra Sonography.</w:t>
      </w:r>
    </w:p>
    <w:p w14:paraId="714C2197" w14:textId="77777777" w:rsidR="00975D69" w:rsidRPr="00E01621" w:rsidRDefault="00975D69" w:rsidP="00E01621">
      <w:pPr>
        <w:rPr>
          <w:lang w:val="en-US"/>
        </w:rPr>
      </w:pPr>
    </w:p>
    <w:p w14:paraId="10B182F0" w14:textId="77777777" w:rsidR="00975D69" w:rsidRDefault="00975D69" w:rsidP="00CD0322">
      <w:pPr>
        <w:pStyle w:val="ListParagraph"/>
        <w:rPr>
          <w:lang w:val="en-US"/>
        </w:rPr>
      </w:pPr>
    </w:p>
    <w:p w14:paraId="04F8E604" w14:textId="77777777" w:rsidR="00975D69" w:rsidRDefault="00975D69" w:rsidP="00CD0322">
      <w:pPr>
        <w:pStyle w:val="ListParagraph"/>
        <w:rPr>
          <w:lang w:val="en-US"/>
        </w:rPr>
      </w:pPr>
    </w:p>
    <w:p w14:paraId="5B9CDD1A" w14:textId="77777777" w:rsidR="00975D69" w:rsidRDefault="00E01621" w:rsidP="00CD0322">
      <w:pPr>
        <w:pStyle w:val="ListParagraph"/>
        <w:rPr>
          <w:lang w:val="en-US"/>
        </w:rPr>
      </w:pPr>
      <w:r>
        <w:rPr>
          <w:noProof/>
          <w:lang w:eastAsia="en-GB"/>
        </w:rPr>
        <w:drawing>
          <wp:inline distT="0" distB="0" distL="0" distR="0" wp14:anchorId="569B9723" wp14:editId="2A01FBB9">
            <wp:extent cx="4852035" cy="3735975"/>
            <wp:effectExtent l="0" t="0" r="0" b="0"/>
            <wp:docPr id="1" name="Picture 1" descr="/Users/saurabhkapur/Desktop/Book/images/3N5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urabhkapur/Desktop/Book/images/3N5F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7183" cy="3763038"/>
                    </a:xfrm>
                    <a:prstGeom prst="rect">
                      <a:avLst/>
                    </a:prstGeom>
                    <a:noFill/>
                    <a:ln>
                      <a:noFill/>
                    </a:ln>
                  </pic:spPr>
                </pic:pic>
              </a:graphicData>
            </a:graphic>
          </wp:inline>
        </w:drawing>
      </w:r>
    </w:p>
    <w:p w14:paraId="2BDB0A62" w14:textId="77777777" w:rsidR="00975D69" w:rsidRPr="00E01621" w:rsidRDefault="00E01621" w:rsidP="00E01621">
      <w:pPr>
        <w:rPr>
          <w:sz w:val="22"/>
          <w:lang w:val="en-US"/>
        </w:rPr>
      </w:pPr>
      <w:r>
        <w:rPr>
          <w:lang w:val="en-US"/>
        </w:rPr>
        <w:lastRenderedPageBreak/>
        <w:tab/>
        <w:t xml:space="preserve">figure 1.1 </w:t>
      </w:r>
      <w:r w:rsidRPr="00E01621">
        <w:rPr>
          <w:sz w:val="22"/>
          <w:lang w:val="en-US"/>
        </w:rPr>
        <w:t>Detection of tumor using image processing techniques.</w:t>
      </w:r>
    </w:p>
    <w:p w14:paraId="0D2A2693" w14:textId="77777777" w:rsidR="00975D69" w:rsidRDefault="00975D69" w:rsidP="00CD0322">
      <w:pPr>
        <w:pStyle w:val="ListParagraph"/>
        <w:rPr>
          <w:lang w:val="en-US"/>
        </w:rPr>
      </w:pPr>
    </w:p>
    <w:p w14:paraId="25168821" w14:textId="77777777" w:rsidR="00975D69" w:rsidRDefault="00975D69" w:rsidP="00696B13">
      <w:pPr>
        <w:rPr>
          <w:lang w:val="en-US"/>
        </w:rPr>
      </w:pPr>
    </w:p>
    <w:p w14:paraId="66D857B8" w14:textId="77777777" w:rsidR="00696B13" w:rsidRDefault="00696B13" w:rsidP="00696B13">
      <w:pPr>
        <w:rPr>
          <w:lang w:val="en-US"/>
        </w:rPr>
      </w:pPr>
    </w:p>
    <w:p w14:paraId="14AA2DAD" w14:textId="77777777" w:rsidR="00696B13" w:rsidRDefault="00696B13" w:rsidP="00696B13">
      <w:pPr>
        <w:rPr>
          <w:lang w:val="en-US"/>
        </w:rPr>
      </w:pPr>
    </w:p>
    <w:p w14:paraId="0E10067F" w14:textId="3D0B2A1A" w:rsidR="00B75036" w:rsidRDefault="00BE1066" w:rsidP="00BE1066">
      <w:pPr>
        <w:pStyle w:val="ListParagraph"/>
        <w:numPr>
          <w:ilvl w:val="0"/>
          <w:numId w:val="3"/>
        </w:numPr>
        <w:rPr>
          <w:lang w:val="en-US"/>
        </w:rPr>
      </w:pPr>
      <w:r>
        <w:rPr>
          <w:lang w:val="en-US"/>
        </w:rPr>
        <w:t>Security</w:t>
      </w:r>
    </w:p>
    <w:p w14:paraId="16BF1EBE" w14:textId="30B1E1DC" w:rsidR="00BE1066" w:rsidRDefault="0070707E" w:rsidP="00BE1066">
      <w:pPr>
        <w:pStyle w:val="ListParagraph"/>
        <w:rPr>
          <w:lang w:val="en-US"/>
        </w:rPr>
      </w:pPr>
      <w:r>
        <w:rPr>
          <w:lang w:val="en-US"/>
        </w:rPr>
        <w:t>Image processing has helped in development of efficient security methods. There has been a lot of new technologies used in mobile phones, laptops etc. li</w:t>
      </w:r>
      <w:r w:rsidR="00112611">
        <w:rPr>
          <w:lang w:val="en-US"/>
        </w:rPr>
        <w:t>ke finger print unlock system,</w:t>
      </w:r>
      <w:r>
        <w:rPr>
          <w:lang w:val="en-US"/>
        </w:rPr>
        <w:t xml:space="preserve"> face </w:t>
      </w:r>
      <w:r w:rsidR="00112611">
        <w:rPr>
          <w:lang w:val="en-US"/>
        </w:rPr>
        <w:t>recognition</w:t>
      </w:r>
      <w:r>
        <w:rPr>
          <w:lang w:val="en-US"/>
        </w:rPr>
        <w:t xml:space="preserve"> unlock system</w:t>
      </w:r>
      <w:r w:rsidR="00112611">
        <w:rPr>
          <w:lang w:val="en-US"/>
        </w:rPr>
        <w:t>, eye iris recognition system</w:t>
      </w:r>
      <w:r w:rsidR="00230843">
        <w:rPr>
          <w:lang w:val="en-US"/>
        </w:rPr>
        <w:t xml:space="preserve">. </w:t>
      </w:r>
      <w:r w:rsidR="009A78B2">
        <w:rPr>
          <w:lang w:val="en-US"/>
        </w:rPr>
        <w:t xml:space="preserve">With the use of these </w:t>
      </w:r>
      <w:r w:rsidR="000E086E">
        <w:rPr>
          <w:lang w:val="en-US"/>
        </w:rPr>
        <w:t>techniques</w:t>
      </w:r>
      <w:r w:rsidR="009A78B2">
        <w:rPr>
          <w:lang w:val="en-US"/>
        </w:rPr>
        <w:t xml:space="preserve"> unlocking devices has become very simple and easy compared to typing and remembering passwords. These concepts of facial recognition, eye iris recognition has been extended to home security systems.</w:t>
      </w:r>
    </w:p>
    <w:p w14:paraId="5D5E14B9" w14:textId="77777777" w:rsidR="009A78B2" w:rsidRDefault="009A78B2" w:rsidP="00BE1066">
      <w:pPr>
        <w:pStyle w:val="ListParagraph"/>
        <w:rPr>
          <w:lang w:val="en-US"/>
        </w:rPr>
      </w:pPr>
    </w:p>
    <w:p w14:paraId="6C7132B3" w14:textId="29DE050A" w:rsidR="00975D69" w:rsidRDefault="009A78B2" w:rsidP="009A78B2">
      <w:pPr>
        <w:pStyle w:val="ListParagraph"/>
        <w:numPr>
          <w:ilvl w:val="0"/>
          <w:numId w:val="3"/>
        </w:numPr>
        <w:rPr>
          <w:lang w:val="en-US"/>
        </w:rPr>
      </w:pPr>
      <w:r>
        <w:rPr>
          <w:lang w:val="en-US"/>
        </w:rPr>
        <w:t xml:space="preserve">Various social media websites also use some of the image processing techniques </w:t>
      </w:r>
      <w:r w:rsidR="00F6580B">
        <w:rPr>
          <w:lang w:val="en-US"/>
        </w:rPr>
        <w:t xml:space="preserve">like facial recognition </w:t>
      </w:r>
      <w:r>
        <w:rPr>
          <w:lang w:val="en-US"/>
        </w:rPr>
        <w:t xml:space="preserve">for </w:t>
      </w:r>
      <w:r w:rsidR="009C7192">
        <w:rPr>
          <w:lang w:val="en-US"/>
        </w:rPr>
        <w:t>example</w:t>
      </w:r>
      <w:r>
        <w:rPr>
          <w:lang w:val="en-US"/>
        </w:rPr>
        <w:t xml:space="preserve"> </w:t>
      </w:r>
      <w:r w:rsidR="00222BDC">
        <w:rPr>
          <w:lang w:val="en-US"/>
        </w:rPr>
        <w:t>Facebook</w:t>
      </w:r>
      <w:r>
        <w:rPr>
          <w:lang w:val="en-US"/>
        </w:rPr>
        <w:t xml:space="preserve"> </w:t>
      </w:r>
      <w:r w:rsidR="00222BDC">
        <w:rPr>
          <w:lang w:val="en-US"/>
        </w:rPr>
        <w:t>has the auto tag feature which suggests you to tag the person in the photo.</w:t>
      </w:r>
      <w:r w:rsidR="007B2245">
        <w:rPr>
          <w:lang w:val="en-US"/>
        </w:rPr>
        <w:t xml:space="preserve"> Another appl</w:t>
      </w:r>
      <w:r w:rsidR="00A86463">
        <w:rPr>
          <w:lang w:val="en-US"/>
        </w:rPr>
        <w:t>ication is G</w:t>
      </w:r>
      <w:r w:rsidR="007B2245">
        <w:rPr>
          <w:lang w:val="en-US"/>
        </w:rPr>
        <w:t xml:space="preserve">oogle image search. Searching </w:t>
      </w:r>
      <w:r w:rsidR="00A86463">
        <w:rPr>
          <w:lang w:val="en-US"/>
        </w:rPr>
        <w:t>for the visually similar images uses image processing concepts.</w:t>
      </w:r>
    </w:p>
    <w:p w14:paraId="4DB2FFA0" w14:textId="77777777" w:rsidR="00975D69" w:rsidRDefault="00975D69" w:rsidP="00CD0322">
      <w:pPr>
        <w:pStyle w:val="ListParagraph"/>
        <w:rPr>
          <w:lang w:val="en-US"/>
        </w:rPr>
      </w:pPr>
    </w:p>
    <w:p w14:paraId="67058E0A" w14:textId="77777777" w:rsidR="00975D69" w:rsidRDefault="00975D69" w:rsidP="00CD0322">
      <w:pPr>
        <w:pStyle w:val="ListParagraph"/>
        <w:rPr>
          <w:lang w:val="en-US"/>
        </w:rPr>
      </w:pPr>
    </w:p>
    <w:p w14:paraId="5B270B92" w14:textId="77777777" w:rsidR="00975D69" w:rsidRDefault="00975D69" w:rsidP="00CD0322">
      <w:pPr>
        <w:pStyle w:val="ListParagraph"/>
        <w:rPr>
          <w:lang w:val="en-US"/>
        </w:rPr>
      </w:pPr>
    </w:p>
    <w:p w14:paraId="03F3B623" w14:textId="77777777" w:rsidR="00975D69" w:rsidRDefault="00975D69" w:rsidP="00CD0322">
      <w:pPr>
        <w:pStyle w:val="ListParagraph"/>
        <w:rPr>
          <w:lang w:val="en-US"/>
        </w:rPr>
      </w:pPr>
    </w:p>
    <w:p w14:paraId="379F04E1" w14:textId="77777777" w:rsidR="00975D69" w:rsidRDefault="00975D69" w:rsidP="00CD0322">
      <w:pPr>
        <w:pStyle w:val="ListParagraph"/>
        <w:rPr>
          <w:lang w:val="en-US"/>
        </w:rPr>
      </w:pPr>
    </w:p>
    <w:p w14:paraId="6A8AED00" w14:textId="77777777" w:rsidR="00975D69" w:rsidRDefault="00975D69" w:rsidP="00CD0322">
      <w:pPr>
        <w:pStyle w:val="ListParagraph"/>
        <w:rPr>
          <w:lang w:val="en-US"/>
        </w:rPr>
      </w:pPr>
    </w:p>
    <w:p w14:paraId="6EB2FADB" w14:textId="77777777" w:rsidR="00975D69" w:rsidRDefault="00975D69" w:rsidP="00CD0322">
      <w:pPr>
        <w:pStyle w:val="ListParagraph"/>
        <w:rPr>
          <w:lang w:val="en-US"/>
        </w:rPr>
      </w:pPr>
    </w:p>
    <w:p w14:paraId="634E85F0" w14:textId="77777777" w:rsidR="00975D69" w:rsidRDefault="00975D69" w:rsidP="00CD0322">
      <w:pPr>
        <w:pStyle w:val="ListParagraph"/>
        <w:rPr>
          <w:lang w:val="en-US"/>
        </w:rPr>
      </w:pPr>
    </w:p>
    <w:p w14:paraId="5675350F" w14:textId="77777777" w:rsidR="00975D69" w:rsidRDefault="00975D69" w:rsidP="00CD0322">
      <w:pPr>
        <w:pStyle w:val="ListParagraph"/>
        <w:rPr>
          <w:lang w:val="en-US"/>
        </w:rPr>
      </w:pPr>
    </w:p>
    <w:p w14:paraId="6981575D" w14:textId="77777777" w:rsidR="00975D69" w:rsidRDefault="00975D69" w:rsidP="00CD0322">
      <w:pPr>
        <w:pStyle w:val="ListParagraph"/>
        <w:rPr>
          <w:lang w:val="en-US"/>
        </w:rPr>
      </w:pPr>
    </w:p>
    <w:p w14:paraId="22017F9A" w14:textId="77777777" w:rsidR="00975D69" w:rsidRDefault="00975D69" w:rsidP="00CD0322">
      <w:pPr>
        <w:pStyle w:val="ListParagraph"/>
        <w:rPr>
          <w:lang w:val="en-US"/>
        </w:rPr>
      </w:pPr>
    </w:p>
    <w:p w14:paraId="2E88F13E" w14:textId="77777777" w:rsidR="00975D69" w:rsidRDefault="00975D69" w:rsidP="00E01621">
      <w:pPr>
        <w:rPr>
          <w:lang w:val="en-US"/>
        </w:rPr>
      </w:pPr>
    </w:p>
    <w:p w14:paraId="7D8BE292" w14:textId="77777777" w:rsidR="00A86463" w:rsidRDefault="00A86463" w:rsidP="00E01621">
      <w:pPr>
        <w:rPr>
          <w:lang w:val="en-US"/>
        </w:rPr>
      </w:pPr>
    </w:p>
    <w:p w14:paraId="7A7FE8F5" w14:textId="77777777" w:rsidR="00A86463" w:rsidRDefault="00A86463" w:rsidP="00E01621">
      <w:pPr>
        <w:rPr>
          <w:lang w:val="en-US"/>
        </w:rPr>
      </w:pPr>
    </w:p>
    <w:p w14:paraId="1818EAD4" w14:textId="77777777" w:rsidR="00A86463" w:rsidRDefault="00A86463" w:rsidP="00E01621">
      <w:pPr>
        <w:rPr>
          <w:lang w:val="en-US"/>
        </w:rPr>
      </w:pPr>
    </w:p>
    <w:p w14:paraId="0EF5892E" w14:textId="77777777" w:rsidR="00A86463" w:rsidRDefault="00A86463" w:rsidP="00E01621">
      <w:pPr>
        <w:rPr>
          <w:lang w:val="en-US"/>
        </w:rPr>
      </w:pPr>
    </w:p>
    <w:p w14:paraId="7C9C6C18" w14:textId="77777777" w:rsidR="00A86463" w:rsidRDefault="00A86463" w:rsidP="00E01621">
      <w:pPr>
        <w:rPr>
          <w:lang w:val="en-US"/>
        </w:rPr>
      </w:pPr>
    </w:p>
    <w:p w14:paraId="17EBD260" w14:textId="77777777" w:rsidR="00A86463" w:rsidRDefault="00A86463" w:rsidP="00E01621">
      <w:pPr>
        <w:rPr>
          <w:lang w:val="en-US"/>
        </w:rPr>
      </w:pPr>
    </w:p>
    <w:p w14:paraId="4CF277E1" w14:textId="77777777" w:rsidR="00A86463" w:rsidRDefault="00A86463" w:rsidP="00E01621">
      <w:pPr>
        <w:rPr>
          <w:lang w:val="en-US"/>
        </w:rPr>
      </w:pPr>
    </w:p>
    <w:p w14:paraId="0CEDC5C3" w14:textId="77777777" w:rsidR="00A86463" w:rsidRDefault="00A86463" w:rsidP="00E01621">
      <w:pPr>
        <w:rPr>
          <w:lang w:val="en-US"/>
        </w:rPr>
      </w:pPr>
    </w:p>
    <w:p w14:paraId="18C88735" w14:textId="77777777" w:rsidR="00A86463" w:rsidRDefault="00A86463" w:rsidP="00E01621">
      <w:pPr>
        <w:rPr>
          <w:lang w:val="en-US"/>
        </w:rPr>
      </w:pPr>
    </w:p>
    <w:p w14:paraId="5FF7CD06" w14:textId="77777777" w:rsidR="00A86463" w:rsidRDefault="00A86463" w:rsidP="00E01621">
      <w:pPr>
        <w:rPr>
          <w:lang w:val="en-US"/>
        </w:rPr>
      </w:pPr>
    </w:p>
    <w:p w14:paraId="4081580A" w14:textId="77777777" w:rsidR="00A86463" w:rsidRDefault="00A86463" w:rsidP="00E01621">
      <w:pPr>
        <w:rPr>
          <w:lang w:val="en-US"/>
        </w:rPr>
      </w:pPr>
    </w:p>
    <w:p w14:paraId="3D1B50F3" w14:textId="77777777" w:rsidR="00A86463" w:rsidRDefault="00A86463" w:rsidP="00E01621">
      <w:pPr>
        <w:rPr>
          <w:lang w:val="en-US"/>
        </w:rPr>
      </w:pPr>
    </w:p>
    <w:p w14:paraId="5BFD4188" w14:textId="77777777" w:rsidR="00A86463" w:rsidRDefault="00A86463" w:rsidP="00E01621">
      <w:pPr>
        <w:rPr>
          <w:lang w:val="en-US"/>
        </w:rPr>
      </w:pPr>
    </w:p>
    <w:p w14:paraId="1DC7F4A5" w14:textId="77777777" w:rsidR="00A86463" w:rsidRDefault="00A86463" w:rsidP="00E01621">
      <w:pPr>
        <w:rPr>
          <w:lang w:val="en-US"/>
        </w:rPr>
      </w:pPr>
    </w:p>
    <w:p w14:paraId="1B01298C" w14:textId="77777777" w:rsidR="00A86463" w:rsidRDefault="00A86463" w:rsidP="00E01621">
      <w:pPr>
        <w:rPr>
          <w:lang w:val="en-US"/>
        </w:rPr>
      </w:pPr>
    </w:p>
    <w:p w14:paraId="16A39DE7" w14:textId="77777777" w:rsidR="00A86463" w:rsidRDefault="00A86463" w:rsidP="00E01621">
      <w:pPr>
        <w:rPr>
          <w:lang w:val="en-US"/>
        </w:rPr>
      </w:pPr>
    </w:p>
    <w:p w14:paraId="1DED69AE" w14:textId="77777777" w:rsidR="00A86463" w:rsidRDefault="00A86463" w:rsidP="00E01621">
      <w:pPr>
        <w:rPr>
          <w:lang w:val="en-US"/>
        </w:rPr>
      </w:pPr>
    </w:p>
    <w:p w14:paraId="37FC0BFB" w14:textId="77777777" w:rsidR="00A86463" w:rsidRDefault="00A86463" w:rsidP="00E01621">
      <w:pPr>
        <w:rPr>
          <w:lang w:val="en-US"/>
        </w:rPr>
      </w:pPr>
    </w:p>
    <w:p w14:paraId="5B6478DE" w14:textId="77777777" w:rsidR="00A86463" w:rsidRDefault="00A86463" w:rsidP="00E01621">
      <w:pPr>
        <w:rPr>
          <w:lang w:val="en-US"/>
        </w:rPr>
      </w:pPr>
    </w:p>
    <w:p w14:paraId="387DD0F0" w14:textId="77777777" w:rsidR="00A86463" w:rsidRDefault="00A86463" w:rsidP="00E01621">
      <w:pPr>
        <w:rPr>
          <w:lang w:val="en-US"/>
        </w:rPr>
      </w:pPr>
    </w:p>
    <w:p w14:paraId="4DC55D6E" w14:textId="77777777" w:rsidR="00A86463" w:rsidRDefault="00A86463" w:rsidP="00E01621">
      <w:pPr>
        <w:rPr>
          <w:lang w:val="en-US"/>
        </w:rPr>
      </w:pPr>
    </w:p>
    <w:p w14:paraId="0BAE2A85" w14:textId="77777777" w:rsidR="00A86463" w:rsidRDefault="00A86463" w:rsidP="00E01621">
      <w:pPr>
        <w:rPr>
          <w:lang w:val="en-US"/>
        </w:rPr>
      </w:pPr>
    </w:p>
    <w:p w14:paraId="33A1DFBF" w14:textId="64117B66" w:rsidR="00A86463" w:rsidRDefault="00A86463" w:rsidP="00E01621">
      <w:pPr>
        <w:rPr>
          <w:b/>
          <w:lang w:val="en-US"/>
        </w:rPr>
      </w:pPr>
      <w:r>
        <w:rPr>
          <w:b/>
          <w:lang w:val="en-US"/>
        </w:rPr>
        <w:t>Image processing libraries</w:t>
      </w:r>
    </w:p>
    <w:p w14:paraId="0DB7F02B" w14:textId="77777777" w:rsidR="00A86463" w:rsidRDefault="00A86463" w:rsidP="00E01621">
      <w:pPr>
        <w:rPr>
          <w:b/>
          <w:lang w:val="en-US"/>
        </w:rPr>
      </w:pPr>
    </w:p>
    <w:p w14:paraId="2208D603" w14:textId="20C65E7A" w:rsidR="00A86463" w:rsidRDefault="00A86463" w:rsidP="00E01621">
      <w:pPr>
        <w:rPr>
          <w:lang w:val="en-US"/>
        </w:rPr>
      </w:pPr>
      <w:r>
        <w:rPr>
          <w:lang w:val="en-US"/>
        </w:rPr>
        <w:t xml:space="preserve">In this section we will introduce two image processing libraries scikit-image and pillow for python3 and </w:t>
      </w:r>
      <w:del w:id="47" w:author="Salil Kapur" w:date="2017-03-31T17:15:00Z">
        <w:r w:rsidDel="00995569">
          <w:rPr>
            <w:lang w:val="en-US"/>
          </w:rPr>
          <w:delText xml:space="preserve">tell </w:delText>
        </w:r>
      </w:del>
      <w:ins w:id="48" w:author="Salil Kapur" w:date="2017-03-31T17:15:00Z">
        <w:r w:rsidR="00995569">
          <w:rPr>
            <w:lang w:val="en-US"/>
          </w:rPr>
          <w:t xml:space="preserve">show </w:t>
        </w:r>
      </w:ins>
      <w:r>
        <w:rPr>
          <w:lang w:val="en-US"/>
        </w:rPr>
        <w:t xml:space="preserve">you how to use these libraries to carry out basic operations </w:t>
      </w:r>
      <w:ins w:id="49" w:author="Salil Kapur" w:date="2017-03-31T17:16:00Z">
        <w:r w:rsidR="00995569">
          <w:rPr>
            <w:lang w:val="en-US"/>
          </w:rPr>
          <w:t>over images.</w:t>
        </w:r>
      </w:ins>
      <w:del w:id="50" w:author="Salil Kapur" w:date="2017-03-31T17:16:00Z">
        <w:r w:rsidDel="00995569">
          <w:rPr>
            <w:lang w:val="en-US"/>
          </w:rPr>
          <w:delText>using the API.</w:delText>
        </w:r>
      </w:del>
    </w:p>
    <w:p w14:paraId="5F652CA0" w14:textId="77777777" w:rsidR="00A86463" w:rsidRDefault="00A86463" w:rsidP="00E01621">
      <w:pPr>
        <w:rPr>
          <w:lang w:val="en-US"/>
        </w:rPr>
      </w:pPr>
    </w:p>
    <w:p w14:paraId="5A740C8A" w14:textId="18D63CF0" w:rsidR="00A86463" w:rsidRDefault="00A86463" w:rsidP="00E01621">
      <w:pPr>
        <w:rPr>
          <w:b/>
          <w:lang w:val="en-US"/>
        </w:rPr>
      </w:pPr>
      <w:r>
        <w:rPr>
          <w:b/>
          <w:lang w:val="en-US"/>
        </w:rPr>
        <w:t>Pillow</w:t>
      </w:r>
    </w:p>
    <w:p w14:paraId="3111F44F" w14:textId="77777777" w:rsidR="00A86463" w:rsidRDefault="00A86463" w:rsidP="00E01621">
      <w:pPr>
        <w:rPr>
          <w:b/>
          <w:lang w:val="en-US"/>
        </w:rPr>
      </w:pPr>
    </w:p>
    <w:p w14:paraId="6DEC8C8A" w14:textId="04CB8EA0" w:rsidR="00A86463" w:rsidRDefault="00A86463" w:rsidP="00E01621">
      <w:pPr>
        <w:rPr>
          <w:lang w:val="en-US"/>
        </w:rPr>
      </w:pPr>
      <w:r>
        <w:rPr>
          <w:lang w:val="en-US"/>
        </w:rPr>
        <w:t xml:space="preserve">We are going to cover the topics like how to install Pillow on different operating systems and </w:t>
      </w:r>
      <w:r w:rsidR="00F31D08">
        <w:rPr>
          <w:lang w:val="en-US"/>
        </w:rPr>
        <w:t>what are the basic functions in the library.</w:t>
      </w:r>
    </w:p>
    <w:p w14:paraId="5FE8E5FA" w14:textId="77777777" w:rsidR="00F31D08" w:rsidRDefault="00F31D08" w:rsidP="00E01621">
      <w:pPr>
        <w:rPr>
          <w:lang w:val="en-US"/>
        </w:rPr>
      </w:pPr>
    </w:p>
    <w:p w14:paraId="102B4BB2" w14:textId="704FFEFA" w:rsidR="00F31D08" w:rsidRDefault="00F31D08" w:rsidP="00E01621">
      <w:pPr>
        <w:rPr>
          <w:b/>
          <w:lang w:val="en-US"/>
        </w:rPr>
      </w:pPr>
      <w:r>
        <w:rPr>
          <w:b/>
          <w:lang w:val="en-US"/>
        </w:rPr>
        <w:t>Installation</w:t>
      </w:r>
    </w:p>
    <w:p w14:paraId="6803AEA6" w14:textId="77777777" w:rsidR="00F31D08" w:rsidRDefault="00F31D08" w:rsidP="00E01621">
      <w:pPr>
        <w:rPr>
          <w:b/>
          <w:lang w:val="en-US"/>
        </w:rPr>
      </w:pPr>
    </w:p>
    <w:p w14:paraId="47F5B382" w14:textId="4B56BDB6" w:rsidR="00F31D08" w:rsidRDefault="00F31D08" w:rsidP="00F31D08">
      <w:pPr>
        <w:pStyle w:val="ListParagraph"/>
        <w:numPr>
          <w:ilvl w:val="0"/>
          <w:numId w:val="3"/>
        </w:numPr>
        <w:rPr>
          <w:b/>
          <w:lang w:val="en-US"/>
        </w:rPr>
      </w:pPr>
      <w:r>
        <w:rPr>
          <w:b/>
          <w:lang w:val="en-US"/>
        </w:rPr>
        <w:t>Windows Installation</w:t>
      </w:r>
    </w:p>
    <w:p w14:paraId="6B62E0CB" w14:textId="77777777" w:rsidR="00F31D08" w:rsidRDefault="00F31D08" w:rsidP="00F31D08">
      <w:pPr>
        <w:pStyle w:val="ListParagraph"/>
        <w:rPr>
          <w:lang w:val="en-US"/>
        </w:rPr>
      </w:pPr>
    </w:p>
    <w:p w14:paraId="59B8D398" w14:textId="7762681D" w:rsidR="00F31D08" w:rsidRDefault="00F31D08" w:rsidP="00F31D08">
      <w:pPr>
        <w:pStyle w:val="ListParagraph"/>
        <w:rPr>
          <w:lang w:val="en-US"/>
        </w:rPr>
      </w:pPr>
      <w:r>
        <w:rPr>
          <w:lang w:val="en-US"/>
        </w:rPr>
        <w:t>Pillow can be installed using the pip command</w:t>
      </w:r>
    </w:p>
    <w:p w14:paraId="229A5E50" w14:textId="77777777" w:rsidR="00F31D08" w:rsidRDefault="00F31D08" w:rsidP="00F31D08">
      <w:pPr>
        <w:pStyle w:val="ListParagraph"/>
        <w:rPr>
          <w:lang w:val="en-US"/>
        </w:rPr>
      </w:pPr>
    </w:p>
    <w:p w14:paraId="53A72609" w14:textId="717AC006" w:rsidR="002C6FBC" w:rsidRPr="00C83EDE" w:rsidRDefault="002C6FBC" w:rsidP="00F31D08">
      <w:pPr>
        <w:pStyle w:val="ListParagraph"/>
        <w:rPr>
          <w:rFonts w:ascii="Andale Mono" w:hAnsi="Andale Mono"/>
          <w:lang w:val="en-US"/>
        </w:rPr>
      </w:pPr>
      <w:r w:rsidRPr="00C83EDE">
        <w:rPr>
          <w:rFonts w:ascii="Andale Mono" w:hAnsi="Andale Mono"/>
          <w:lang w:val="en-US"/>
        </w:rPr>
        <w:t>pip install Pillow</w:t>
      </w:r>
    </w:p>
    <w:p w14:paraId="0D2592E7" w14:textId="77777777" w:rsidR="002C6FBC" w:rsidRDefault="002C6FBC" w:rsidP="00F31D08">
      <w:pPr>
        <w:pStyle w:val="ListParagraph"/>
        <w:rPr>
          <w:lang w:val="en-US"/>
        </w:rPr>
      </w:pPr>
    </w:p>
    <w:p w14:paraId="01D7DE1F" w14:textId="4FA03B9B" w:rsidR="002C6FBC" w:rsidRPr="002C6FBC" w:rsidRDefault="002C6FBC" w:rsidP="002C6FBC">
      <w:pPr>
        <w:pStyle w:val="ListParagraph"/>
        <w:numPr>
          <w:ilvl w:val="0"/>
          <w:numId w:val="3"/>
        </w:numPr>
        <w:rPr>
          <w:b/>
          <w:lang w:val="en-US"/>
        </w:rPr>
      </w:pPr>
      <w:r w:rsidRPr="002C6FBC">
        <w:rPr>
          <w:b/>
          <w:lang w:val="en-US"/>
        </w:rPr>
        <w:t>macOS installation</w:t>
      </w:r>
    </w:p>
    <w:p w14:paraId="3F342C9C" w14:textId="77777777" w:rsidR="002C6FBC" w:rsidRDefault="002C6FBC" w:rsidP="002C6FBC">
      <w:pPr>
        <w:pStyle w:val="ListParagraph"/>
        <w:rPr>
          <w:lang w:val="en-US"/>
        </w:rPr>
      </w:pPr>
    </w:p>
    <w:p w14:paraId="284F314C" w14:textId="67BC4C77" w:rsidR="002C6FBC" w:rsidRDefault="004723BA" w:rsidP="002C6FBC">
      <w:pPr>
        <w:pStyle w:val="ListParagraph"/>
        <w:rPr>
          <w:lang w:val="en-US"/>
        </w:rPr>
      </w:pPr>
      <w:r>
        <w:rPr>
          <w:lang w:val="en-US"/>
        </w:rPr>
        <w:t>First download and install Homebrew. After installing Homebrew install the dependencies:</w:t>
      </w:r>
    </w:p>
    <w:p w14:paraId="4792C0F6" w14:textId="77777777" w:rsidR="004723BA" w:rsidRDefault="004723BA" w:rsidP="002C6FBC">
      <w:pPr>
        <w:pStyle w:val="ListParagraph"/>
        <w:rPr>
          <w:lang w:val="en-US"/>
        </w:rPr>
      </w:pPr>
    </w:p>
    <w:p w14:paraId="53F0541C" w14:textId="06214482" w:rsidR="004723BA" w:rsidRPr="00C83EDE" w:rsidRDefault="004723BA" w:rsidP="004723BA">
      <w:pPr>
        <w:pStyle w:val="ListParagraph"/>
        <w:rPr>
          <w:rFonts w:ascii="Andale Mono" w:hAnsi="Andale Mono"/>
          <w:lang w:val="en-US"/>
        </w:rPr>
      </w:pPr>
      <w:r w:rsidRPr="00C83EDE">
        <w:rPr>
          <w:rFonts w:ascii="Andale Mono" w:hAnsi="Andale Mono"/>
          <w:lang w:val="en-US"/>
        </w:rPr>
        <w:t>brew install libtiff libjpeg webp little-cms2</w:t>
      </w:r>
    </w:p>
    <w:p w14:paraId="360C04CF" w14:textId="77777777" w:rsidR="004723BA" w:rsidRDefault="004723BA" w:rsidP="004723BA">
      <w:pPr>
        <w:pStyle w:val="ListParagraph"/>
        <w:rPr>
          <w:lang w:val="en-US"/>
        </w:rPr>
      </w:pPr>
    </w:p>
    <w:p w14:paraId="454DD165" w14:textId="671CE375" w:rsidR="004723BA" w:rsidRDefault="004723BA" w:rsidP="004723BA">
      <w:pPr>
        <w:pStyle w:val="ListParagraph"/>
        <w:rPr>
          <w:lang w:val="en-US"/>
        </w:rPr>
      </w:pPr>
      <w:r>
        <w:rPr>
          <w:lang w:val="en-US"/>
        </w:rPr>
        <w:t>After installing dependencies use pip command to install Pillow</w:t>
      </w:r>
    </w:p>
    <w:p w14:paraId="5566E2F0" w14:textId="77777777" w:rsidR="004723BA" w:rsidRDefault="004723BA" w:rsidP="004723BA">
      <w:pPr>
        <w:pStyle w:val="ListParagraph"/>
        <w:rPr>
          <w:lang w:val="en-US"/>
        </w:rPr>
      </w:pPr>
    </w:p>
    <w:p w14:paraId="67002B02" w14:textId="77777777" w:rsidR="004723BA" w:rsidRPr="00C83EDE" w:rsidRDefault="004723BA" w:rsidP="004723BA">
      <w:pPr>
        <w:pStyle w:val="ListParagraph"/>
        <w:rPr>
          <w:rFonts w:ascii="Andale Mono" w:hAnsi="Andale Mono"/>
          <w:lang w:val="en-US"/>
        </w:rPr>
      </w:pPr>
      <w:r w:rsidRPr="00C83EDE">
        <w:rPr>
          <w:rFonts w:ascii="Andale Mono" w:hAnsi="Andale Mono"/>
          <w:lang w:val="en-US"/>
        </w:rPr>
        <w:t>pip install Pillow</w:t>
      </w:r>
    </w:p>
    <w:p w14:paraId="5A4EEA47" w14:textId="77777777" w:rsidR="004723BA" w:rsidRPr="004723BA" w:rsidRDefault="004723BA" w:rsidP="004723BA">
      <w:pPr>
        <w:pStyle w:val="ListParagraph"/>
        <w:rPr>
          <w:rFonts w:cs="Courier New"/>
          <w:color w:val="404040"/>
          <w:sz w:val="18"/>
          <w:szCs w:val="18"/>
          <w:lang w:eastAsia="en-GB"/>
        </w:rPr>
      </w:pPr>
    </w:p>
    <w:p w14:paraId="511B8878" w14:textId="01CD5CED" w:rsidR="002C6FBC" w:rsidRDefault="004723BA" w:rsidP="002C6FBC">
      <w:pPr>
        <w:pStyle w:val="ListParagraph"/>
        <w:rPr>
          <w:lang w:val="en-US"/>
        </w:rPr>
      </w:pPr>
      <w:r>
        <w:rPr>
          <w:lang w:val="en-US"/>
        </w:rPr>
        <w:t xml:space="preserve">If you have both python2 and python3 </w:t>
      </w:r>
      <w:r w:rsidR="00C83EDE">
        <w:rPr>
          <w:lang w:val="en-US"/>
        </w:rPr>
        <w:t>installed,</w:t>
      </w:r>
      <w:r>
        <w:rPr>
          <w:lang w:val="en-US"/>
        </w:rPr>
        <w:t xml:space="preserve"> then to install Pillow for python3 use this command</w:t>
      </w:r>
    </w:p>
    <w:p w14:paraId="0C7EEA6F" w14:textId="77777777" w:rsidR="004723BA" w:rsidRDefault="004723BA" w:rsidP="002C6FBC">
      <w:pPr>
        <w:pStyle w:val="ListParagraph"/>
        <w:rPr>
          <w:lang w:val="en-US"/>
        </w:rPr>
      </w:pPr>
    </w:p>
    <w:p w14:paraId="68BC3AED" w14:textId="70C6B7DB" w:rsidR="004723BA" w:rsidRPr="00C83EDE" w:rsidRDefault="004723BA" w:rsidP="002C6FBC">
      <w:pPr>
        <w:pStyle w:val="ListParagraph"/>
        <w:rPr>
          <w:rFonts w:ascii="Andale Mono" w:hAnsi="Andale Mono"/>
          <w:lang w:val="en-US"/>
        </w:rPr>
      </w:pPr>
      <w:r w:rsidRPr="00C83EDE">
        <w:rPr>
          <w:rFonts w:ascii="Andale Mono" w:hAnsi="Andale Mono"/>
          <w:lang w:val="en-US"/>
        </w:rPr>
        <w:t>python3 –m pip install Pillow</w:t>
      </w:r>
    </w:p>
    <w:p w14:paraId="4D988F85" w14:textId="77777777" w:rsidR="004723BA" w:rsidRDefault="004723BA" w:rsidP="002C6FBC">
      <w:pPr>
        <w:pStyle w:val="ListParagraph"/>
        <w:rPr>
          <w:lang w:val="en-US"/>
        </w:rPr>
      </w:pPr>
    </w:p>
    <w:p w14:paraId="1288505C" w14:textId="6EFD7478" w:rsidR="004723BA" w:rsidRPr="00A971EF" w:rsidRDefault="00A971EF" w:rsidP="004723BA">
      <w:pPr>
        <w:pStyle w:val="ListParagraph"/>
        <w:numPr>
          <w:ilvl w:val="0"/>
          <w:numId w:val="3"/>
        </w:numPr>
        <w:rPr>
          <w:lang w:val="en-US"/>
        </w:rPr>
      </w:pPr>
      <w:r>
        <w:rPr>
          <w:b/>
          <w:lang w:val="en-US"/>
        </w:rPr>
        <w:t>Linux installation</w:t>
      </w:r>
    </w:p>
    <w:p w14:paraId="318C509D" w14:textId="77777777" w:rsidR="00A971EF" w:rsidRDefault="00A971EF" w:rsidP="00A971EF">
      <w:pPr>
        <w:pStyle w:val="ListParagraph"/>
        <w:rPr>
          <w:lang w:val="en-US"/>
        </w:rPr>
      </w:pPr>
    </w:p>
    <w:p w14:paraId="0C6A0CD8" w14:textId="429BBD7A" w:rsidR="00A971EF" w:rsidRDefault="00B41DEF" w:rsidP="00A971EF">
      <w:pPr>
        <w:pStyle w:val="ListParagraph"/>
        <w:rPr>
          <w:lang w:val="en-US"/>
        </w:rPr>
      </w:pPr>
      <w:r>
        <w:rPr>
          <w:lang w:val="en-US"/>
        </w:rPr>
        <w:t>Use pip command to install</w:t>
      </w:r>
    </w:p>
    <w:p w14:paraId="38201A3F" w14:textId="77777777" w:rsidR="00B41DEF" w:rsidRDefault="00B41DEF" w:rsidP="00A971EF">
      <w:pPr>
        <w:pStyle w:val="ListParagraph"/>
        <w:rPr>
          <w:lang w:val="en-US"/>
        </w:rPr>
      </w:pPr>
    </w:p>
    <w:p w14:paraId="6BC0BBF2" w14:textId="5A2F27DA" w:rsidR="00B41DEF" w:rsidRPr="00C83EDE" w:rsidRDefault="00B41DEF" w:rsidP="00A971EF">
      <w:pPr>
        <w:pStyle w:val="ListParagraph"/>
        <w:rPr>
          <w:rFonts w:ascii="Andale Mono" w:hAnsi="Andale Mono"/>
          <w:lang w:val="en-US"/>
        </w:rPr>
      </w:pPr>
      <w:r w:rsidRPr="00C83EDE">
        <w:rPr>
          <w:rFonts w:ascii="Andale Mono" w:hAnsi="Andale Mono"/>
          <w:lang w:val="en-US"/>
        </w:rPr>
        <w:t>pip install Pillow</w:t>
      </w:r>
    </w:p>
    <w:p w14:paraId="5E18AEFC" w14:textId="77777777" w:rsidR="00B41DEF" w:rsidRDefault="00B41DEF" w:rsidP="00B41DEF">
      <w:pPr>
        <w:rPr>
          <w:lang w:val="en-US"/>
        </w:rPr>
      </w:pPr>
    </w:p>
    <w:p w14:paraId="4260C10E" w14:textId="342CB232" w:rsidR="00B41DEF" w:rsidRPr="00995569" w:rsidRDefault="00B41DEF" w:rsidP="00B41DEF">
      <w:pPr>
        <w:rPr>
          <w:b/>
          <w:color w:val="FF0000"/>
          <w:lang w:val="en-US"/>
          <w:rPrChange w:id="51" w:author="Salil Kapur" w:date="2017-03-31T17:22:00Z">
            <w:rPr>
              <w:b/>
              <w:lang w:val="en-US"/>
            </w:rPr>
          </w:rPrChange>
        </w:rPr>
      </w:pPr>
      <w:commentRangeStart w:id="52"/>
      <w:r w:rsidRPr="00995569">
        <w:rPr>
          <w:b/>
          <w:color w:val="FF0000"/>
          <w:lang w:val="en-US"/>
          <w:rPrChange w:id="53" w:author="Salil Kapur" w:date="2017-03-31T17:22:00Z">
            <w:rPr>
              <w:b/>
              <w:lang w:val="en-US"/>
            </w:rPr>
          </w:rPrChange>
        </w:rPr>
        <w:t>Tutorial</w:t>
      </w:r>
      <w:commentRangeEnd w:id="52"/>
      <w:r w:rsidR="00995569">
        <w:rPr>
          <w:rStyle w:val="CommentReference"/>
        </w:rPr>
        <w:commentReference w:id="52"/>
      </w:r>
    </w:p>
    <w:p w14:paraId="31BCEDC6" w14:textId="77777777" w:rsidR="00B41DEF" w:rsidRDefault="00B41DEF" w:rsidP="00B41DEF">
      <w:pPr>
        <w:rPr>
          <w:b/>
          <w:lang w:val="en-US"/>
        </w:rPr>
      </w:pPr>
    </w:p>
    <w:p w14:paraId="37FA94F4" w14:textId="4EFB6182" w:rsidR="00B41DEF" w:rsidRDefault="00B41DEF" w:rsidP="00B41DEF">
      <w:pPr>
        <w:rPr>
          <w:lang w:val="en-US"/>
        </w:rPr>
      </w:pPr>
      <w:r>
        <w:rPr>
          <w:lang w:val="en-US"/>
        </w:rPr>
        <w:t>In this tutorial we will learn about basic functions offered by the Pillow library. We will first learn about the functions in the image module.</w:t>
      </w:r>
    </w:p>
    <w:p w14:paraId="41074553" w14:textId="77777777" w:rsidR="00B41DEF" w:rsidRDefault="00B41DEF" w:rsidP="00B41DEF">
      <w:pPr>
        <w:rPr>
          <w:lang w:val="en-US"/>
        </w:rPr>
      </w:pPr>
    </w:p>
    <w:p w14:paraId="1CD8A8B2" w14:textId="2C8EFB2B" w:rsidR="00B41DEF" w:rsidRDefault="00B41DEF" w:rsidP="00B41DEF">
      <w:pPr>
        <w:rPr>
          <w:lang w:val="en-US"/>
        </w:rPr>
      </w:pPr>
      <w:r>
        <w:rPr>
          <w:b/>
          <w:lang w:val="en-US"/>
        </w:rPr>
        <w:t xml:space="preserve">Reading </w:t>
      </w:r>
      <w:commentRangeStart w:id="54"/>
      <w:r>
        <w:rPr>
          <w:b/>
          <w:lang w:val="en-US"/>
        </w:rPr>
        <w:t>an Image</w:t>
      </w:r>
      <w:commentRangeEnd w:id="54"/>
      <w:r w:rsidR="00995569">
        <w:rPr>
          <w:rStyle w:val="CommentReference"/>
        </w:rPr>
        <w:commentReference w:id="54"/>
      </w:r>
    </w:p>
    <w:p w14:paraId="04467704" w14:textId="77777777" w:rsidR="00B41DEF" w:rsidRDefault="00B41DEF" w:rsidP="00B41DEF">
      <w:pPr>
        <w:rPr>
          <w:lang w:val="en-US"/>
        </w:rPr>
      </w:pPr>
    </w:p>
    <w:p w14:paraId="5E33BF3E" w14:textId="0EF46044" w:rsidR="00046A4C" w:rsidRDefault="00B41DEF" w:rsidP="00B41DEF">
      <w:pPr>
        <w:rPr>
          <w:lang w:val="en-US"/>
        </w:rPr>
      </w:pPr>
      <w:r>
        <w:rPr>
          <w:lang w:val="en-US"/>
        </w:rPr>
        <w:t xml:space="preserve">To read an image there is a function called open() in the image module. This function returns an image object. The image </w:t>
      </w:r>
      <w:ins w:id="55" w:author="Salil Kapur" w:date="2017-03-31T17:23:00Z">
        <w:r w:rsidR="00995569">
          <w:rPr>
            <w:lang w:val="en-US"/>
          </w:rPr>
          <w:t xml:space="preserve">object </w:t>
        </w:r>
      </w:ins>
      <w:r w:rsidR="00182890">
        <w:rPr>
          <w:lang w:val="en-US"/>
        </w:rPr>
        <w:t>contains information like image mode</w:t>
      </w:r>
      <w:r w:rsidR="00BF3E17">
        <w:rPr>
          <w:lang w:val="en-US"/>
        </w:rPr>
        <w:t xml:space="preserve">, image size, image </w:t>
      </w:r>
      <w:r w:rsidR="00FF559F">
        <w:rPr>
          <w:lang w:val="en-US"/>
        </w:rPr>
        <w:t>format</w:t>
      </w:r>
      <w:r w:rsidR="00046A4C">
        <w:rPr>
          <w:lang w:val="en-US"/>
        </w:rPr>
        <w:t>.</w:t>
      </w:r>
    </w:p>
    <w:p w14:paraId="6A1B8A2F" w14:textId="77777777" w:rsidR="00046A4C" w:rsidRDefault="00046A4C" w:rsidP="00B41DEF">
      <w:pPr>
        <w:rPr>
          <w:lang w:val="en-US"/>
        </w:rPr>
      </w:pPr>
    </w:p>
    <w:p w14:paraId="0494900E" w14:textId="77777777" w:rsidR="00F5343F" w:rsidRPr="00F5343F" w:rsidRDefault="00F5343F" w:rsidP="00F534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rPr>
      </w:pPr>
      <w:r w:rsidRPr="00F5343F">
        <w:rPr>
          <w:rFonts w:ascii="Andale Mono" w:hAnsi="Andale Mono" w:cs="Andale Mono"/>
          <w:color w:val="000000" w:themeColor="text1"/>
        </w:rPr>
        <w:t>&gt;&gt;&gt; from PIL import Image</w:t>
      </w:r>
    </w:p>
    <w:p w14:paraId="59A2A7C4" w14:textId="3F012B8D" w:rsidR="00F5343F" w:rsidRDefault="00B139C5" w:rsidP="00F5343F">
      <w:pPr>
        <w:rPr>
          <w:rFonts w:ascii="Andale Mono" w:hAnsi="Andale Mono" w:cs="Andale Mono"/>
          <w:color w:val="000000" w:themeColor="text1"/>
          <w:sz w:val="22"/>
        </w:rPr>
      </w:pPr>
      <w:r>
        <w:rPr>
          <w:rFonts w:ascii="Andale Mono" w:hAnsi="Andale Mono" w:cs="Andale Mono"/>
          <w:color w:val="000000" w:themeColor="text1"/>
        </w:rPr>
        <w:t>&gt;&gt;&gt; img = Image.open("image</w:t>
      </w:r>
      <w:r w:rsidR="00F5343F" w:rsidRPr="00F5343F">
        <w:rPr>
          <w:rFonts w:ascii="Andale Mono" w:hAnsi="Andale Mono" w:cs="Andale Mono"/>
          <w:color w:val="000000" w:themeColor="text1"/>
        </w:rPr>
        <w:t>.png")</w:t>
      </w:r>
    </w:p>
    <w:p w14:paraId="48A30669" w14:textId="77777777" w:rsidR="00F5343F" w:rsidRDefault="00F5343F" w:rsidP="00F5343F">
      <w:pPr>
        <w:rPr>
          <w:rFonts w:ascii="Andale Mono" w:hAnsi="Andale Mono" w:cs="Andale Mono"/>
          <w:color w:val="000000" w:themeColor="text1"/>
          <w:sz w:val="22"/>
        </w:rPr>
      </w:pPr>
    </w:p>
    <w:p w14:paraId="1E50987E" w14:textId="6A70E0B1" w:rsidR="00B41DEF" w:rsidRDefault="00182890" w:rsidP="00F5343F">
      <w:pPr>
        <w:rPr>
          <w:color w:val="000000" w:themeColor="text1"/>
          <w:lang w:val="en-US"/>
        </w:rPr>
      </w:pPr>
      <w:r w:rsidRPr="00F5343F">
        <w:rPr>
          <w:color w:val="000000" w:themeColor="text1"/>
          <w:sz w:val="22"/>
          <w:lang w:val="en-US"/>
        </w:rPr>
        <w:t xml:space="preserve"> </w:t>
      </w:r>
      <w:r w:rsidR="00F5343F">
        <w:rPr>
          <w:color w:val="000000" w:themeColor="text1"/>
          <w:lang w:val="en-US"/>
        </w:rPr>
        <w:t>To display the image use the show() function</w:t>
      </w:r>
    </w:p>
    <w:p w14:paraId="0768E921" w14:textId="77777777" w:rsidR="00F5343F" w:rsidRPr="00F5343F" w:rsidRDefault="00F5343F" w:rsidP="00F5343F">
      <w:pPr>
        <w:rPr>
          <w:color w:val="000000" w:themeColor="text1"/>
          <w:lang w:val="en-US"/>
        </w:rPr>
      </w:pPr>
    </w:p>
    <w:p w14:paraId="5EC45002" w14:textId="15693C4F" w:rsidR="00F5343F" w:rsidRDefault="00F5343F" w:rsidP="00F5343F">
      <w:pPr>
        <w:rPr>
          <w:rFonts w:ascii="Andale Mono" w:hAnsi="Andale Mono" w:cs="Andale Mono"/>
          <w:color w:val="000000" w:themeColor="text1"/>
        </w:rPr>
      </w:pPr>
      <w:r>
        <w:rPr>
          <w:rFonts w:ascii="Andale Mono" w:hAnsi="Andale Mono" w:cs="Andale Mono"/>
          <w:color w:val="000000" w:themeColor="text1"/>
        </w:rPr>
        <w:t>&gt;&gt;&gt; img.</w:t>
      </w:r>
      <w:r w:rsidRPr="00F5343F">
        <w:rPr>
          <w:rFonts w:ascii="Andale Mono" w:hAnsi="Andale Mono" w:cs="Andale Mono"/>
          <w:color w:val="000000" w:themeColor="text1"/>
        </w:rPr>
        <w:t>show()</w:t>
      </w:r>
    </w:p>
    <w:p w14:paraId="72565910" w14:textId="77777777" w:rsidR="00662093" w:rsidRDefault="00662093" w:rsidP="00F5343F">
      <w:pPr>
        <w:rPr>
          <w:rFonts w:ascii="Andale Mono" w:hAnsi="Andale Mono" w:cs="Andale Mono"/>
          <w:color w:val="000000" w:themeColor="text1"/>
        </w:rPr>
      </w:pPr>
    </w:p>
    <w:p w14:paraId="75A3A309" w14:textId="501DDA6F" w:rsidR="00662093" w:rsidRDefault="00662093" w:rsidP="00F5343F">
      <w:pPr>
        <w:rPr>
          <w:b/>
          <w:color w:val="000000" w:themeColor="text1"/>
          <w:lang w:val="en-US"/>
        </w:rPr>
      </w:pPr>
      <w:r>
        <w:rPr>
          <w:b/>
          <w:color w:val="000000" w:themeColor="text1"/>
          <w:lang w:val="en-US"/>
        </w:rPr>
        <w:t>Writing</w:t>
      </w:r>
      <w:ins w:id="56" w:author="Salil Kapur" w:date="2017-03-31T17:23:00Z">
        <w:r w:rsidR="00995569">
          <w:rPr>
            <w:b/>
            <w:color w:val="000000" w:themeColor="text1"/>
            <w:lang w:val="en-US"/>
          </w:rPr>
          <w:t>/Saving</w:t>
        </w:r>
      </w:ins>
      <w:r>
        <w:rPr>
          <w:b/>
          <w:color w:val="000000" w:themeColor="text1"/>
          <w:lang w:val="en-US"/>
        </w:rPr>
        <w:t xml:space="preserve"> an Image</w:t>
      </w:r>
    </w:p>
    <w:p w14:paraId="6237EFDC" w14:textId="77777777" w:rsidR="00662093" w:rsidRDefault="00662093" w:rsidP="00F5343F">
      <w:pPr>
        <w:rPr>
          <w:b/>
          <w:color w:val="000000" w:themeColor="text1"/>
          <w:lang w:val="en-US"/>
        </w:rPr>
      </w:pPr>
    </w:p>
    <w:p w14:paraId="06460F92" w14:textId="4936DBF8" w:rsidR="00662093" w:rsidRDefault="00C83EDE" w:rsidP="00F5343F">
      <w:pPr>
        <w:rPr>
          <w:color w:val="000000" w:themeColor="text1"/>
          <w:lang w:val="en-US"/>
        </w:rPr>
      </w:pPr>
      <w:r>
        <w:rPr>
          <w:color w:val="000000" w:themeColor="text1"/>
          <w:lang w:val="en-US"/>
        </w:rPr>
        <w:t>To write or save an image use the save() function in the image module.</w:t>
      </w:r>
    </w:p>
    <w:p w14:paraId="03C5756F" w14:textId="77777777" w:rsidR="00C83EDE" w:rsidRDefault="00C83EDE" w:rsidP="00F5343F">
      <w:pPr>
        <w:rPr>
          <w:color w:val="000000" w:themeColor="text1"/>
          <w:lang w:val="en-US"/>
        </w:rPr>
      </w:pPr>
    </w:p>
    <w:p w14:paraId="58A19F38" w14:textId="26983399" w:rsidR="00C83EDE" w:rsidRPr="00C83EDE" w:rsidRDefault="00C83EDE" w:rsidP="00F5343F">
      <w:pPr>
        <w:rPr>
          <w:color w:val="000000" w:themeColor="text1"/>
          <w:lang w:val="en-US"/>
        </w:rPr>
      </w:pPr>
      <w:r w:rsidRPr="00C83EDE">
        <w:rPr>
          <w:rFonts w:ascii="Andale Mono" w:hAnsi="Andale Mono" w:cs="Andale Mono"/>
          <w:color w:val="000000" w:themeColor="text1"/>
        </w:rPr>
        <w:t>&gt;&gt;&gt; img.save("temp.png")</w:t>
      </w:r>
    </w:p>
    <w:p w14:paraId="758170F8" w14:textId="77777777" w:rsidR="002C6FBC" w:rsidRDefault="002C6FBC" w:rsidP="004E3E05">
      <w:pPr>
        <w:rPr>
          <w:lang w:val="en-US"/>
        </w:rPr>
      </w:pPr>
    </w:p>
    <w:p w14:paraId="41DD4E14" w14:textId="1A88675F" w:rsidR="004E3E05" w:rsidRDefault="000C4EF1" w:rsidP="004E3E05">
      <w:pPr>
        <w:rPr>
          <w:b/>
          <w:lang w:val="en-US"/>
        </w:rPr>
      </w:pPr>
      <w:r>
        <w:rPr>
          <w:b/>
          <w:lang w:val="en-US"/>
        </w:rPr>
        <w:t>Crop an Image</w:t>
      </w:r>
    </w:p>
    <w:p w14:paraId="2B349016" w14:textId="77777777" w:rsidR="000C4EF1" w:rsidRDefault="000C4EF1" w:rsidP="004E3E05">
      <w:pPr>
        <w:rPr>
          <w:b/>
          <w:lang w:val="en-US"/>
        </w:rPr>
      </w:pPr>
    </w:p>
    <w:p w14:paraId="7DF27702" w14:textId="2FB4851E" w:rsidR="000C4EF1" w:rsidRDefault="003358F4" w:rsidP="004E3E05">
      <w:pPr>
        <w:rPr>
          <w:lang w:val="en-US"/>
        </w:rPr>
      </w:pPr>
      <w:r>
        <w:rPr>
          <w:lang w:val="en-US"/>
        </w:rPr>
        <w:t xml:space="preserve">Use crop() function in the image module to crop the image. It takes two coordinates – the upper left corner and the bottom right corner of the rectangle. The </w:t>
      </w:r>
      <w:r w:rsidR="00666CF6">
        <w:rPr>
          <w:lang w:val="en-US"/>
        </w:rPr>
        <w:t>function returns</w:t>
      </w:r>
      <w:r>
        <w:rPr>
          <w:lang w:val="en-US"/>
        </w:rPr>
        <w:t xml:space="preserve"> the cropped image.</w:t>
      </w:r>
      <w:r w:rsidR="00CB5A55">
        <w:rPr>
          <w:lang w:val="en-US"/>
        </w:rPr>
        <w:t>(figure 1.2)</w:t>
      </w:r>
    </w:p>
    <w:p w14:paraId="7755AB23" w14:textId="77777777" w:rsidR="003358F4" w:rsidRDefault="003358F4" w:rsidP="004E3E05">
      <w:pPr>
        <w:rPr>
          <w:lang w:val="en-US"/>
        </w:rPr>
      </w:pPr>
    </w:p>
    <w:p w14:paraId="04783200" w14:textId="166C9EF8" w:rsidR="003358F4" w:rsidRPr="003358F4" w:rsidRDefault="002D28B0" w:rsidP="003358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rPr>
      </w:pPr>
      <w:r>
        <w:rPr>
          <w:rFonts w:ascii="Andale Mono" w:hAnsi="Andale Mono" w:cs="Andale Mono"/>
          <w:color w:val="000000" w:themeColor="text1"/>
        </w:rPr>
        <w:t>&gt;&gt;&gt; dim = (100,100,400,4</w:t>
      </w:r>
      <w:r w:rsidR="003358F4" w:rsidRPr="003358F4">
        <w:rPr>
          <w:rFonts w:ascii="Andale Mono" w:hAnsi="Andale Mono" w:cs="Andale Mono"/>
          <w:color w:val="000000" w:themeColor="text1"/>
        </w:rPr>
        <w:t>00)</w:t>
      </w:r>
    </w:p>
    <w:p w14:paraId="1222DEAD" w14:textId="77777777" w:rsidR="003358F4" w:rsidRPr="003358F4" w:rsidRDefault="003358F4" w:rsidP="003358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rPr>
      </w:pPr>
      <w:r w:rsidRPr="003358F4">
        <w:rPr>
          <w:rFonts w:ascii="Andale Mono" w:hAnsi="Andale Mono" w:cs="Andale Mono"/>
          <w:color w:val="000000" w:themeColor="text1"/>
        </w:rPr>
        <w:t>&gt;&gt;&gt; crop_img = img.crop(dim)</w:t>
      </w:r>
    </w:p>
    <w:p w14:paraId="2C935AEC" w14:textId="0CA23B15" w:rsidR="003358F4" w:rsidRDefault="003358F4" w:rsidP="003358F4">
      <w:pPr>
        <w:rPr>
          <w:rFonts w:ascii="Andale Mono" w:hAnsi="Andale Mono" w:cs="Andale Mono"/>
          <w:color w:val="000000" w:themeColor="text1"/>
        </w:rPr>
      </w:pPr>
      <w:r w:rsidRPr="003358F4">
        <w:rPr>
          <w:rFonts w:ascii="Andale Mono" w:hAnsi="Andale Mono" w:cs="Andale Mono"/>
          <w:color w:val="000000" w:themeColor="text1"/>
        </w:rPr>
        <w:t>&gt;&gt;&gt; crop_img.show()</w:t>
      </w:r>
    </w:p>
    <w:p w14:paraId="6E904503" w14:textId="77777777" w:rsidR="00CB5A55" w:rsidRDefault="00CB5A55" w:rsidP="003358F4">
      <w:pPr>
        <w:rPr>
          <w:rFonts w:ascii="Andale Mono" w:hAnsi="Andale Mono" w:cs="Andale Mono"/>
          <w:color w:val="000000" w:themeColor="text1"/>
        </w:rPr>
      </w:pPr>
    </w:p>
    <w:p w14:paraId="568F714E" w14:textId="65C106ED" w:rsidR="0040540E" w:rsidRDefault="009C4934" w:rsidP="003358F4">
      <w:pPr>
        <w:rPr>
          <w:rFonts w:ascii="Andale Mono" w:hAnsi="Andale Mono" w:cs="Andale Mono"/>
          <w:color w:val="000000" w:themeColor="text1"/>
        </w:rPr>
      </w:pPr>
      <w:r>
        <w:rPr>
          <w:rFonts w:ascii="Andale Mono" w:hAnsi="Andale Mono" w:cs="Andale Mono"/>
          <w:noProof/>
          <w:color w:val="000000" w:themeColor="text1"/>
          <w:lang w:eastAsia="en-GB"/>
        </w:rPr>
        <w:drawing>
          <wp:inline distT="0" distB="0" distL="0" distR="0" wp14:anchorId="02032DF2" wp14:editId="4CDF09A1">
            <wp:extent cx="2250440" cy="2250440"/>
            <wp:effectExtent l="0" t="0" r="10160" b="10160"/>
            <wp:docPr id="2" name="Picture 2" descr="Test%20Cod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20Codes/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7205" cy="2257205"/>
                    </a:xfrm>
                    <a:prstGeom prst="rect">
                      <a:avLst/>
                    </a:prstGeom>
                    <a:noFill/>
                    <a:ln>
                      <a:noFill/>
                    </a:ln>
                  </pic:spPr>
                </pic:pic>
              </a:graphicData>
            </a:graphic>
          </wp:inline>
        </w:drawing>
      </w:r>
      <w:commentRangeStart w:id="57"/>
      <w:r w:rsidR="00CB5A55">
        <w:rPr>
          <w:rFonts w:ascii="Andale Mono" w:hAnsi="Andale Mono" w:cs="Andale Mono"/>
          <w:noProof/>
          <w:color w:val="000000" w:themeColor="text1"/>
          <w:lang w:eastAsia="en-GB"/>
        </w:rPr>
        <w:drawing>
          <wp:inline distT="0" distB="0" distL="0" distR="0" wp14:anchorId="39339408" wp14:editId="444591FF">
            <wp:extent cx="2247601" cy="22476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p.png"/>
                    <pic:cNvPicPr/>
                  </pic:nvPicPr>
                  <pic:blipFill>
                    <a:blip r:embed="rId12">
                      <a:extLst>
                        <a:ext uri="{28A0092B-C50C-407E-A947-70E740481C1C}">
                          <a14:useLocalDpi xmlns:a14="http://schemas.microsoft.com/office/drawing/2010/main" val="0"/>
                        </a:ext>
                      </a:extLst>
                    </a:blip>
                    <a:stretch>
                      <a:fillRect/>
                    </a:stretch>
                  </pic:blipFill>
                  <pic:spPr>
                    <a:xfrm>
                      <a:off x="0" y="0"/>
                      <a:ext cx="2265520" cy="2265520"/>
                    </a:xfrm>
                    <a:prstGeom prst="rect">
                      <a:avLst/>
                    </a:prstGeom>
                  </pic:spPr>
                </pic:pic>
              </a:graphicData>
            </a:graphic>
          </wp:inline>
        </w:drawing>
      </w:r>
      <w:commentRangeEnd w:id="57"/>
      <w:r w:rsidR="00995569">
        <w:rPr>
          <w:rStyle w:val="CommentReference"/>
        </w:rPr>
        <w:commentReference w:id="57"/>
      </w:r>
    </w:p>
    <w:p w14:paraId="38C00B96" w14:textId="3EB0F3AF" w:rsidR="00CB5A55" w:rsidRPr="00DD1EA7" w:rsidRDefault="00CB5A55" w:rsidP="003358F4">
      <w:pPr>
        <w:rPr>
          <w:color w:val="000000" w:themeColor="text1"/>
          <w:sz w:val="22"/>
          <w:lang w:val="en-US"/>
        </w:rPr>
      </w:pPr>
      <w:r>
        <w:rPr>
          <w:color w:val="000000" w:themeColor="text1"/>
          <w:lang w:val="en-US"/>
        </w:rPr>
        <w:t xml:space="preserve">figure 1.2 </w:t>
      </w:r>
    </w:p>
    <w:p w14:paraId="25815B17" w14:textId="77777777" w:rsidR="00CB5A55" w:rsidRDefault="00CB5A55" w:rsidP="003358F4">
      <w:pPr>
        <w:rPr>
          <w:b/>
          <w:color w:val="000000" w:themeColor="text1"/>
          <w:lang w:val="en-US"/>
        </w:rPr>
      </w:pPr>
    </w:p>
    <w:p w14:paraId="57FAAC27" w14:textId="5093C37C" w:rsidR="0040540E" w:rsidRDefault="0040540E" w:rsidP="003358F4">
      <w:pPr>
        <w:rPr>
          <w:b/>
          <w:color w:val="000000" w:themeColor="text1"/>
          <w:lang w:val="en-US"/>
        </w:rPr>
      </w:pPr>
      <w:r>
        <w:rPr>
          <w:b/>
          <w:color w:val="000000" w:themeColor="text1"/>
          <w:lang w:val="en-US"/>
        </w:rPr>
        <w:t xml:space="preserve">Converting </w:t>
      </w:r>
      <w:r w:rsidR="00B405D6">
        <w:rPr>
          <w:b/>
          <w:color w:val="000000" w:themeColor="text1"/>
          <w:lang w:val="en-US"/>
        </w:rPr>
        <w:t>Image to grayscale</w:t>
      </w:r>
    </w:p>
    <w:p w14:paraId="0BD39F52" w14:textId="77777777" w:rsidR="00B405D6" w:rsidRDefault="00B405D6" w:rsidP="003358F4">
      <w:pPr>
        <w:rPr>
          <w:b/>
          <w:color w:val="000000" w:themeColor="text1"/>
          <w:lang w:val="en-US"/>
        </w:rPr>
      </w:pPr>
    </w:p>
    <w:p w14:paraId="4FBF5CD0" w14:textId="3A947F40" w:rsidR="00B405D6" w:rsidRDefault="00B405D6" w:rsidP="003358F4">
      <w:pPr>
        <w:rPr>
          <w:color w:val="000000" w:themeColor="text1"/>
          <w:lang w:val="en-US"/>
        </w:rPr>
      </w:pPr>
      <w:r>
        <w:rPr>
          <w:color w:val="000000" w:themeColor="text1"/>
          <w:lang w:val="en-US"/>
        </w:rPr>
        <w:t>Images can be converted from one mode to another using the convert function of the image module in Pillow library.</w:t>
      </w:r>
      <w:r w:rsidR="003564B8">
        <w:rPr>
          <w:color w:val="000000" w:themeColor="text1"/>
          <w:lang w:val="en-US"/>
        </w:rPr>
        <w:t xml:space="preserve"> To convert an from RGB mode to grayscale mode use the “L” mode</w:t>
      </w:r>
      <w:r w:rsidR="00CB5A55">
        <w:rPr>
          <w:color w:val="000000" w:themeColor="text1"/>
          <w:lang w:val="en-US"/>
        </w:rPr>
        <w:t>(figure 1.3)</w:t>
      </w:r>
      <w:r w:rsidR="003564B8">
        <w:rPr>
          <w:color w:val="000000" w:themeColor="text1"/>
          <w:lang w:val="en-US"/>
        </w:rPr>
        <w:t>. There are various other modes available like “1” which is 1 bit pixel mode, “P” 8 bit pixel mode, “RGB” 3X8 bit pixel, “RGBA” 4X8 bit pixel.</w:t>
      </w:r>
    </w:p>
    <w:p w14:paraId="70D2ECC3" w14:textId="77777777" w:rsidR="003564B8" w:rsidRDefault="003564B8" w:rsidP="003358F4">
      <w:pPr>
        <w:rPr>
          <w:color w:val="000000" w:themeColor="text1"/>
          <w:lang w:val="en-US"/>
        </w:rPr>
      </w:pPr>
    </w:p>
    <w:p w14:paraId="3A505E78" w14:textId="77777777" w:rsidR="00CB5A55" w:rsidRPr="00CB5A55" w:rsidRDefault="00CB5A55" w:rsidP="00CB5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rPr>
      </w:pPr>
      <w:r w:rsidRPr="00CB5A55">
        <w:rPr>
          <w:rFonts w:ascii="Andale Mono" w:hAnsi="Andale Mono" w:cs="Andale Mono"/>
          <w:color w:val="000000" w:themeColor="text1"/>
        </w:rPr>
        <w:t>&gt;&gt;&gt; grayscale = img.convert("L")</w:t>
      </w:r>
    </w:p>
    <w:p w14:paraId="3B63A1A5" w14:textId="3844F105" w:rsidR="00CB5A55" w:rsidRDefault="00CB5A55" w:rsidP="00CB5A55">
      <w:pPr>
        <w:rPr>
          <w:rFonts w:ascii="Andale Mono" w:hAnsi="Andale Mono" w:cs="Andale Mono"/>
          <w:color w:val="000000" w:themeColor="text1"/>
        </w:rPr>
      </w:pPr>
      <w:r w:rsidRPr="00CB5A55">
        <w:rPr>
          <w:rFonts w:ascii="Andale Mono" w:hAnsi="Andale Mono" w:cs="Andale Mono"/>
          <w:color w:val="000000" w:themeColor="text1"/>
        </w:rPr>
        <w:t>&gt;&gt;&gt; grayscale.show()</w:t>
      </w:r>
    </w:p>
    <w:p w14:paraId="792B7078" w14:textId="77777777" w:rsidR="00CB5A55" w:rsidRPr="00CB5A55" w:rsidRDefault="00CB5A55" w:rsidP="00CB5A55">
      <w:pPr>
        <w:rPr>
          <w:color w:val="000000" w:themeColor="text1"/>
          <w:lang w:val="en-US"/>
        </w:rPr>
      </w:pPr>
    </w:p>
    <w:p w14:paraId="1FCC5782" w14:textId="3CC6DBBD" w:rsidR="003564B8" w:rsidRDefault="00CB5A55" w:rsidP="003358F4">
      <w:pPr>
        <w:rPr>
          <w:color w:val="000000" w:themeColor="text1"/>
          <w:lang w:val="en-US"/>
        </w:rPr>
      </w:pPr>
      <w:r>
        <w:rPr>
          <w:noProof/>
          <w:color w:val="000000" w:themeColor="text1"/>
          <w:lang w:eastAsia="en-GB"/>
        </w:rPr>
        <w:drawing>
          <wp:inline distT="0" distB="0" distL="0" distR="0" wp14:anchorId="54346B39" wp14:editId="5BC03E86">
            <wp:extent cx="2581910" cy="2581910"/>
            <wp:effectExtent l="0" t="0" r="8890" b="8890"/>
            <wp:docPr id="5" name="Picture 5" descr="Test%20Codes/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20Codes/gra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2561" cy="2612561"/>
                    </a:xfrm>
                    <a:prstGeom prst="rect">
                      <a:avLst/>
                    </a:prstGeom>
                    <a:noFill/>
                    <a:ln>
                      <a:noFill/>
                    </a:ln>
                  </pic:spPr>
                </pic:pic>
              </a:graphicData>
            </a:graphic>
          </wp:inline>
        </w:drawing>
      </w:r>
    </w:p>
    <w:p w14:paraId="1286AAFA" w14:textId="5359E434" w:rsidR="00CB5A55" w:rsidRDefault="00CB5A55" w:rsidP="003358F4">
      <w:pPr>
        <w:rPr>
          <w:color w:val="000000" w:themeColor="text1"/>
          <w:lang w:val="en-US"/>
        </w:rPr>
      </w:pPr>
      <w:r>
        <w:rPr>
          <w:color w:val="000000" w:themeColor="text1"/>
          <w:lang w:val="en-US"/>
        </w:rPr>
        <w:t>figure 1.3</w:t>
      </w:r>
    </w:p>
    <w:p w14:paraId="42075E47" w14:textId="77777777" w:rsidR="00276BAB" w:rsidRDefault="00276BAB" w:rsidP="003358F4">
      <w:pPr>
        <w:rPr>
          <w:color w:val="000000" w:themeColor="text1"/>
          <w:lang w:val="en-US"/>
        </w:rPr>
      </w:pPr>
    </w:p>
    <w:p w14:paraId="2FB8A9C7" w14:textId="31078C1B" w:rsidR="00276BAB" w:rsidRDefault="00276BAB" w:rsidP="003358F4">
      <w:pPr>
        <w:rPr>
          <w:b/>
          <w:color w:val="000000" w:themeColor="text1"/>
          <w:lang w:val="en-US"/>
        </w:rPr>
      </w:pPr>
      <w:r>
        <w:rPr>
          <w:b/>
          <w:color w:val="000000" w:themeColor="text1"/>
          <w:lang w:val="en-US"/>
        </w:rPr>
        <w:t>Geometrical Transformation</w:t>
      </w:r>
    </w:p>
    <w:p w14:paraId="5A5604EB" w14:textId="77777777" w:rsidR="00276BAB" w:rsidRDefault="00276BAB" w:rsidP="003358F4">
      <w:pPr>
        <w:rPr>
          <w:b/>
          <w:color w:val="000000" w:themeColor="text1"/>
          <w:lang w:val="en-US"/>
        </w:rPr>
      </w:pPr>
    </w:p>
    <w:p w14:paraId="0996AE65" w14:textId="2CFA95C4" w:rsidR="00276BAB" w:rsidRDefault="00EE53D6" w:rsidP="003358F4">
      <w:pPr>
        <w:rPr>
          <w:color w:val="000000" w:themeColor="text1"/>
          <w:lang w:val="en-US"/>
        </w:rPr>
      </w:pPr>
      <w:r>
        <w:rPr>
          <w:color w:val="000000" w:themeColor="text1"/>
          <w:lang w:val="en-US"/>
        </w:rPr>
        <w:t xml:space="preserve">You </w:t>
      </w:r>
      <w:r w:rsidR="00956BF3">
        <w:rPr>
          <w:color w:val="000000" w:themeColor="text1"/>
          <w:lang w:val="en-US"/>
        </w:rPr>
        <w:t>can resize the image, rotate it using the Pillow library in python.</w:t>
      </w:r>
    </w:p>
    <w:p w14:paraId="2867B0E9" w14:textId="0D88BB97" w:rsidR="00956BF3" w:rsidRDefault="00956BF3" w:rsidP="003358F4">
      <w:pPr>
        <w:rPr>
          <w:color w:val="000000" w:themeColor="text1"/>
          <w:lang w:val="en-US"/>
        </w:rPr>
      </w:pPr>
      <w:r>
        <w:rPr>
          <w:color w:val="000000" w:themeColor="text1"/>
          <w:lang w:val="en-US"/>
        </w:rPr>
        <w:t xml:space="preserve">To resize an </w:t>
      </w:r>
      <w:r w:rsidR="00F570ED">
        <w:rPr>
          <w:color w:val="000000" w:themeColor="text1"/>
          <w:lang w:val="en-US"/>
        </w:rPr>
        <w:t>image,</w:t>
      </w:r>
      <w:r>
        <w:rPr>
          <w:color w:val="000000" w:themeColor="text1"/>
          <w:lang w:val="en-US"/>
        </w:rPr>
        <w:t xml:space="preserve"> use the resize() function which takes a tuple of new size as argument </w:t>
      </w:r>
    </w:p>
    <w:p w14:paraId="142F2587" w14:textId="77777777" w:rsidR="00F570ED" w:rsidRDefault="00F570ED" w:rsidP="003358F4">
      <w:pPr>
        <w:rPr>
          <w:color w:val="000000" w:themeColor="text1"/>
          <w:lang w:val="en-US"/>
        </w:rPr>
      </w:pPr>
    </w:p>
    <w:p w14:paraId="4190AD79" w14:textId="77777777" w:rsidR="00F570ED" w:rsidRPr="00F570ED" w:rsidRDefault="00F570ED" w:rsidP="00F570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sidRPr="00F570ED">
        <w:rPr>
          <w:rFonts w:ascii="Andale Mono" w:hAnsi="Andale Mono" w:cs="Menlo"/>
          <w:color w:val="000000"/>
          <w:szCs w:val="22"/>
        </w:rPr>
        <w:t>&gt;&gt;&gt; resize_img = img.resize((200,200))</w:t>
      </w:r>
    </w:p>
    <w:p w14:paraId="6FBF5853" w14:textId="665BDDA3" w:rsidR="00F570ED" w:rsidRDefault="00F570ED" w:rsidP="00F570ED">
      <w:pPr>
        <w:rPr>
          <w:rFonts w:ascii="Andale Mono" w:hAnsi="Andale Mono" w:cs="Menlo"/>
          <w:color w:val="000000"/>
          <w:szCs w:val="22"/>
        </w:rPr>
      </w:pPr>
      <w:r w:rsidRPr="00F570ED">
        <w:rPr>
          <w:rFonts w:ascii="Andale Mono" w:hAnsi="Andale Mono" w:cs="Menlo"/>
          <w:color w:val="000000"/>
          <w:szCs w:val="22"/>
        </w:rPr>
        <w:t>&gt;&gt;&gt; resize_img.show()</w:t>
      </w:r>
    </w:p>
    <w:p w14:paraId="0297B9F2" w14:textId="176C6505" w:rsidR="00F570ED" w:rsidRDefault="00F570ED" w:rsidP="00F570ED">
      <w:pPr>
        <w:rPr>
          <w:rFonts w:ascii="Andale Mono" w:hAnsi="Andale Mono" w:cs="Menlo"/>
          <w:color w:val="000000"/>
          <w:szCs w:val="22"/>
        </w:rPr>
      </w:pPr>
    </w:p>
    <w:p w14:paraId="46A67660" w14:textId="3A49DC3C" w:rsidR="00F570ED" w:rsidRDefault="00F570ED" w:rsidP="00F570ED">
      <w:pPr>
        <w:rPr>
          <w:rFonts w:cs="Menlo"/>
          <w:color w:val="000000"/>
          <w:szCs w:val="22"/>
        </w:rPr>
      </w:pPr>
      <w:r>
        <w:rPr>
          <w:rFonts w:cs="Menlo"/>
          <w:color w:val="000000"/>
          <w:szCs w:val="22"/>
        </w:rPr>
        <w:t>To rotate an image use the rotate() function. It takes degrees to be rotated(Counter clockwise) as argument.</w:t>
      </w:r>
      <w:r w:rsidR="00800216">
        <w:rPr>
          <w:rFonts w:cs="Menlo"/>
          <w:color w:val="000000"/>
          <w:szCs w:val="22"/>
        </w:rPr>
        <w:t>(figure 1.4)</w:t>
      </w:r>
    </w:p>
    <w:p w14:paraId="68DC5818" w14:textId="77777777" w:rsidR="00F570ED" w:rsidRDefault="00F570ED" w:rsidP="00F570ED">
      <w:pPr>
        <w:rPr>
          <w:rFonts w:cs="Menlo"/>
          <w:color w:val="000000"/>
          <w:szCs w:val="22"/>
        </w:rPr>
      </w:pPr>
    </w:p>
    <w:p w14:paraId="3FF9B105" w14:textId="77777777" w:rsidR="00F570ED" w:rsidRPr="00F570ED" w:rsidRDefault="00F570ED" w:rsidP="00F570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sidRPr="00F570ED">
        <w:rPr>
          <w:rFonts w:ascii="Andale Mono" w:hAnsi="Andale Mono" w:cs="Menlo"/>
          <w:color w:val="000000"/>
          <w:szCs w:val="22"/>
        </w:rPr>
        <w:t>&gt;&gt;&gt; rotate_img = img.rotate(90)</w:t>
      </w:r>
    </w:p>
    <w:p w14:paraId="6908F0D8" w14:textId="77777777" w:rsidR="00F570ED" w:rsidRPr="00F570ED" w:rsidRDefault="00F570ED" w:rsidP="00F570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sidRPr="00F570ED">
        <w:rPr>
          <w:rFonts w:ascii="Andale Mono" w:hAnsi="Andale Mono" w:cs="Menlo"/>
          <w:color w:val="000000"/>
          <w:szCs w:val="22"/>
        </w:rPr>
        <w:t>&gt;&gt;&gt; rotate_img.show()</w:t>
      </w:r>
    </w:p>
    <w:p w14:paraId="5470F396" w14:textId="7B1828A6" w:rsidR="00F570ED" w:rsidRPr="00F570ED" w:rsidRDefault="00F570ED" w:rsidP="00F570ED">
      <w:pPr>
        <w:rPr>
          <w:rFonts w:cs="Menlo"/>
          <w:color w:val="000000"/>
          <w:szCs w:val="22"/>
        </w:rPr>
      </w:pPr>
      <w:r w:rsidRPr="00F570ED">
        <w:rPr>
          <w:rFonts w:cs="Menlo"/>
          <w:color w:val="000000"/>
          <w:szCs w:val="22"/>
        </w:rPr>
        <w:t xml:space="preserve"> </w:t>
      </w:r>
    </w:p>
    <w:p w14:paraId="4CB706B7" w14:textId="5EBB676C" w:rsidR="00F570ED" w:rsidRDefault="0055261D" w:rsidP="00F570ED">
      <w:pPr>
        <w:rPr>
          <w:color w:val="000000" w:themeColor="text1"/>
          <w:lang w:val="en-US"/>
        </w:rPr>
      </w:pPr>
      <w:r>
        <w:rPr>
          <w:noProof/>
          <w:color w:val="000000" w:themeColor="text1"/>
          <w:lang w:eastAsia="en-GB"/>
        </w:rPr>
        <w:drawing>
          <wp:inline distT="0" distB="0" distL="0" distR="0" wp14:anchorId="7656BDE5" wp14:editId="13EBF689">
            <wp:extent cx="2517140" cy="2517140"/>
            <wp:effectExtent l="0" t="0" r="0" b="0"/>
            <wp:docPr id="6" name="Picture 6" descr="Test%20Codes/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20Codes/rot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inline>
        </w:drawing>
      </w:r>
    </w:p>
    <w:p w14:paraId="6575E650" w14:textId="77118950" w:rsidR="0055261D" w:rsidRDefault="0055261D" w:rsidP="00F570ED">
      <w:pPr>
        <w:rPr>
          <w:color w:val="000000" w:themeColor="text1"/>
          <w:lang w:val="en-US"/>
        </w:rPr>
      </w:pPr>
      <w:r>
        <w:rPr>
          <w:color w:val="000000" w:themeColor="text1"/>
          <w:lang w:val="en-US"/>
        </w:rPr>
        <w:t>figure 1.4</w:t>
      </w:r>
    </w:p>
    <w:p w14:paraId="35FDB297" w14:textId="77777777" w:rsidR="00995569" w:rsidRDefault="00995569" w:rsidP="00F570ED">
      <w:pPr>
        <w:rPr>
          <w:ins w:id="58" w:author="Salil Kapur" w:date="2017-03-31T17:25:00Z"/>
          <w:b/>
          <w:color w:val="000000" w:themeColor="text1"/>
          <w:lang w:val="en-US"/>
        </w:rPr>
      </w:pPr>
    </w:p>
    <w:p w14:paraId="60B922AB" w14:textId="77777777" w:rsidR="00995569" w:rsidRDefault="00995569" w:rsidP="00F570ED">
      <w:pPr>
        <w:rPr>
          <w:ins w:id="59" w:author="Salil Kapur" w:date="2017-03-31T17:25:00Z"/>
          <w:b/>
          <w:color w:val="000000" w:themeColor="text1"/>
          <w:lang w:val="en-US"/>
        </w:rPr>
      </w:pPr>
    </w:p>
    <w:p w14:paraId="3973F5D4" w14:textId="77777777" w:rsidR="00995569" w:rsidRDefault="00995569" w:rsidP="00F570ED">
      <w:pPr>
        <w:rPr>
          <w:ins w:id="60" w:author="Salil Kapur" w:date="2017-03-31T17:25:00Z"/>
          <w:b/>
          <w:color w:val="000000" w:themeColor="text1"/>
          <w:lang w:val="en-US"/>
        </w:rPr>
      </w:pPr>
    </w:p>
    <w:p w14:paraId="4D977FB7" w14:textId="0C3F2658" w:rsidR="00AE45C8" w:rsidRDefault="003065DE" w:rsidP="00F570ED">
      <w:pPr>
        <w:rPr>
          <w:b/>
          <w:color w:val="000000" w:themeColor="text1"/>
          <w:lang w:val="en-US"/>
        </w:rPr>
      </w:pPr>
      <w:r>
        <w:rPr>
          <w:b/>
          <w:color w:val="000000" w:themeColor="text1"/>
          <w:lang w:val="en-US"/>
        </w:rPr>
        <w:t>Image Enhanceme</w:t>
      </w:r>
      <w:r w:rsidR="009C759C">
        <w:rPr>
          <w:b/>
          <w:color w:val="000000" w:themeColor="text1"/>
          <w:lang w:val="en-US"/>
        </w:rPr>
        <w:t>nt</w:t>
      </w:r>
    </w:p>
    <w:p w14:paraId="34466937" w14:textId="77777777" w:rsidR="009C759C" w:rsidRDefault="009C759C" w:rsidP="00F570ED">
      <w:pPr>
        <w:rPr>
          <w:b/>
          <w:color w:val="000000" w:themeColor="text1"/>
          <w:lang w:val="en-US"/>
        </w:rPr>
      </w:pPr>
    </w:p>
    <w:p w14:paraId="55F71BF7" w14:textId="00D6AD7D" w:rsidR="009C759C" w:rsidRDefault="009C759C" w:rsidP="00F570ED">
      <w:pPr>
        <w:rPr>
          <w:color w:val="000000" w:themeColor="text1"/>
          <w:lang w:val="en-US"/>
        </w:rPr>
      </w:pPr>
      <w:r>
        <w:rPr>
          <w:color w:val="000000" w:themeColor="text1"/>
          <w:lang w:val="en-US"/>
        </w:rPr>
        <w:t xml:space="preserve">ImageEnhance is </w:t>
      </w:r>
      <w:del w:id="61" w:author="Salil Kapur" w:date="2017-03-31T17:25:00Z">
        <w:r w:rsidDel="00995569">
          <w:rPr>
            <w:color w:val="000000" w:themeColor="text1"/>
            <w:lang w:val="en-US"/>
          </w:rPr>
          <w:delText xml:space="preserve">another </w:delText>
        </w:r>
      </w:del>
      <w:ins w:id="62" w:author="Salil Kapur" w:date="2017-03-31T17:25:00Z">
        <w:r w:rsidR="00995569">
          <w:rPr>
            <w:color w:val="000000" w:themeColor="text1"/>
            <w:lang w:val="en-US"/>
          </w:rPr>
          <w:t xml:space="preserve">a separate </w:t>
        </w:r>
      </w:ins>
      <w:r>
        <w:rPr>
          <w:color w:val="000000" w:themeColor="text1"/>
          <w:lang w:val="en-US"/>
        </w:rPr>
        <w:t xml:space="preserve">module in the pillow library which offers functions like changing contrast, brightness, color balance, sharpness of an image. </w:t>
      </w:r>
    </w:p>
    <w:p w14:paraId="75E19021" w14:textId="692CA3F7" w:rsidR="009C759C" w:rsidRDefault="009C759C" w:rsidP="00F570ED">
      <w:pPr>
        <w:rPr>
          <w:color w:val="000000" w:themeColor="text1"/>
          <w:lang w:val="en-US"/>
        </w:rPr>
      </w:pPr>
      <w:r>
        <w:rPr>
          <w:color w:val="000000" w:themeColor="text1"/>
          <w:lang w:val="en-US"/>
        </w:rPr>
        <w:t>First you need to import the ImageEnhance module</w:t>
      </w:r>
    </w:p>
    <w:p w14:paraId="0A7EFF0C" w14:textId="77777777" w:rsidR="009C759C" w:rsidRDefault="009C759C" w:rsidP="00F570ED">
      <w:pPr>
        <w:rPr>
          <w:rFonts w:ascii="Menlo" w:hAnsi="Menlo" w:cs="Menlo"/>
          <w:color w:val="000000"/>
          <w:sz w:val="22"/>
          <w:szCs w:val="22"/>
        </w:rPr>
      </w:pPr>
    </w:p>
    <w:p w14:paraId="57E0E135" w14:textId="709B2247" w:rsidR="009C759C" w:rsidRPr="009C759C" w:rsidRDefault="009C759C" w:rsidP="00F570ED">
      <w:pPr>
        <w:rPr>
          <w:rFonts w:ascii="Andale Mono" w:hAnsi="Andale Mono"/>
          <w:color w:val="000000" w:themeColor="text1"/>
          <w:lang w:val="en-US"/>
        </w:rPr>
      </w:pPr>
      <w:r w:rsidRPr="009C759C">
        <w:rPr>
          <w:rFonts w:ascii="Andale Mono" w:hAnsi="Andale Mono" w:cs="Menlo"/>
          <w:color w:val="000000"/>
          <w:szCs w:val="22"/>
        </w:rPr>
        <w:t>&gt;&gt;&gt; from PIL import ImageEnhance</w:t>
      </w:r>
    </w:p>
    <w:p w14:paraId="429E0EF9" w14:textId="77777777" w:rsidR="009C759C" w:rsidRDefault="009C759C" w:rsidP="00F570ED">
      <w:pPr>
        <w:rPr>
          <w:color w:val="000000" w:themeColor="text1"/>
          <w:lang w:val="en-US"/>
        </w:rPr>
      </w:pPr>
    </w:p>
    <w:p w14:paraId="44B14371" w14:textId="0D946862" w:rsidR="009C759C" w:rsidRDefault="009C759C" w:rsidP="009C759C">
      <w:pPr>
        <w:pStyle w:val="ListParagraph"/>
        <w:numPr>
          <w:ilvl w:val="0"/>
          <w:numId w:val="3"/>
        </w:numPr>
        <w:rPr>
          <w:color w:val="000000" w:themeColor="text1"/>
          <w:lang w:val="en-US"/>
        </w:rPr>
      </w:pPr>
      <w:r>
        <w:rPr>
          <w:color w:val="000000" w:themeColor="text1"/>
          <w:lang w:val="en-US"/>
        </w:rPr>
        <w:t>Change brightness of an image:</w:t>
      </w:r>
    </w:p>
    <w:p w14:paraId="59B19B01" w14:textId="77777777" w:rsidR="009C759C" w:rsidRDefault="009C759C" w:rsidP="009C759C">
      <w:pPr>
        <w:pStyle w:val="ListParagraph"/>
        <w:rPr>
          <w:color w:val="000000" w:themeColor="text1"/>
          <w:lang w:val="en-US"/>
        </w:rPr>
      </w:pPr>
    </w:p>
    <w:p w14:paraId="2AB73650" w14:textId="35FEDE24" w:rsidR="009C759C" w:rsidRPr="009C759C" w:rsidRDefault="009C759C" w:rsidP="009C75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Pr>
          <w:rFonts w:ascii="Menlo" w:hAnsi="Menlo" w:cs="Menlo"/>
          <w:color w:val="000000"/>
          <w:sz w:val="22"/>
          <w:szCs w:val="22"/>
        </w:rPr>
        <w:tab/>
      </w:r>
      <w:r w:rsidRPr="009C759C">
        <w:rPr>
          <w:rFonts w:ascii="Andale Mono" w:hAnsi="Andale Mono" w:cs="Menlo"/>
          <w:color w:val="000000"/>
          <w:szCs w:val="22"/>
        </w:rPr>
        <w:t xml:space="preserve"> &gt;&gt;&gt; enhancer = ImageEnhance.Brightness(img)</w:t>
      </w:r>
    </w:p>
    <w:p w14:paraId="1175241D" w14:textId="2DA3A5B9" w:rsidR="009C759C" w:rsidRDefault="00E56769" w:rsidP="009C759C">
      <w:pPr>
        <w:pStyle w:val="ListParagraph"/>
        <w:rPr>
          <w:rFonts w:ascii="Andale Mono" w:hAnsi="Andale Mono" w:cs="Menlo"/>
          <w:color w:val="000000"/>
          <w:szCs w:val="22"/>
        </w:rPr>
      </w:pPr>
      <w:r>
        <w:rPr>
          <w:rFonts w:ascii="Andale Mono" w:hAnsi="Andale Mono" w:cs="Menlo"/>
          <w:color w:val="000000"/>
          <w:szCs w:val="22"/>
        </w:rPr>
        <w:t>&gt;&gt;&gt; enhancer.enhance(2</w:t>
      </w:r>
      <w:r w:rsidR="009C759C" w:rsidRPr="009C759C">
        <w:rPr>
          <w:rFonts w:ascii="Andale Mono" w:hAnsi="Andale Mono" w:cs="Menlo"/>
          <w:color w:val="000000"/>
          <w:szCs w:val="22"/>
        </w:rPr>
        <w:t>).show()</w:t>
      </w:r>
    </w:p>
    <w:p w14:paraId="532CE967" w14:textId="77777777" w:rsidR="009C759C" w:rsidRDefault="009C759C" w:rsidP="009C759C">
      <w:pPr>
        <w:pStyle w:val="ListParagraph"/>
        <w:rPr>
          <w:rFonts w:ascii="Andale Mono" w:hAnsi="Andale Mono" w:cs="Menlo"/>
          <w:color w:val="000000"/>
          <w:szCs w:val="22"/>
        </w:rPr>
      </w:pPr>
    </w:p>
    <w:p w14:paraId="7D02E7E2" w14:textId="4B86F62C" w:rsidR="009C759C" w:rsidRDefault="009C759C" w:rsidP="009C759C">
      <w:pPr>
        <w:pStyle w:val="ListParagraph"/>
        <w:rPr>
          <w:rFonts w:cs="Menlo"/>
          <w:color w:val="000000"/>
          <w:szCs w:val="22"/>
        </w:rPr>
      </w:pPr>
      <w:r>
        <w:rPr>
          <w:rFonts w:cs="Menlo"/>
          <w:color w:val="000000"/>
          <w:szCs w:val="22"/>
        </w:rPr>
        <w:t>The enhance function takes a float as an argument which desc</w:t>
      </w:r>
      <w:r w:rsidR="00E56769">
        <w:rPr>
          <w:rFonts w:cs="Menlo"/>
          <w:color w:val="000000"/>
          <w:szCs w:val="22"/>
        </w:rPr>
        <w:t xml:space="preserve">ribes the factor of brightness. Less the factor less will be the brightness. Factor value equal 1 will give the original image as output. The return type of the </w:t>
      </w:r>
      <w:r w:rsidR="005F2D08">
        <w:rPr>
          <w:rFonts w:cs="Menlo"/>
          <w:color w:val="000000"/>
          <w:szCs w:val="22"/>
        </w:rPr>
        <w:t>enhance</w:t>
      </w:r>
      <w:r w:rsidR="00E56769">
        <w:rPr>
          <w:rFonts w:cs="Menlo"/>
          <w:color w:val="000000"/>
          <w:szCs w:val="22"/>
        </w:rPr>
        <w:t xml:space="preserve"> function is an image with the changed brightness. </w:t>
      </w:r>
    </w:p>
    <w:p w14:paraId="3CF62349" w14:textId="77777777" w:rsidR="005F2D08" w:rsidRPr="009C759C" w:rsidRDefault="005F2D08" w:rsidP="009C759C">
      <w:pPr>
        <w:pStyle w:val="ListParagraph"/>
        <w:rPr>
          <w:rFonts w:cs="Menlo"/>
          <w:color w:val="000000"/>
          <w:szCs w:val="22"/>
        </w:rPr>
      </w:pPr>
    </w:p>
    <w:p w14:paraId="0D9CCB38" w14:textId="701E32F8" w:rsidR="00A43534" w:rsidRDefault="00A43534" w:rsidP="009C759C">
      <w:pPr>
        <w:pStyle w:val="ListParagraph"/>
        <w:rPr>
          <w:rFonts w:ascii="Andale Mono" w:hAnsi="Andale Mono"/>
          <w:color w:val="000000" w:themeColor="text1"/>
          <w:sz w:val="28"/>
          <w:lang w:val="en-US"/>
        </w:rPr>
      </w:pPr>
      <w:commentRangeStart w:id="63"/>
      <w:r>
        <w:rPr>
          <w:rFonts w:ascii="Andale Mono" w:hAnsi="Andale Mono"/>
          <w:noProof/>
          <w:color w:val="000000" w:themeColor="text1"/>
          <w:sz w:val="28"/>
          <w:lang w:eastAsia="en-GB"/>
        </w:rPr>
        <w:drawing>
          <wp:inline distT="0" distB="0" distL="0" distR="0" wp14:anchorId="2AD66D9E" wp14:editId="630E72FA">
            <wp:extent cx="2281816" cy="2281816"/>
            <wp:effectExtent l="0" t="0" r="4445" b="4445"/>
            <wp:docPr id="7" name="Picture 7" descr="Test%20Codes/bright_fac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20Codes/bright_factor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3584" cy="2293584"/>
                    </a:xfrm>
                    <a:prstGeom prst="rect">
                      <a:avLst/>
                    </a:prstGeom>
                    <a:noFill/>
                    <a:ln>
                      <a:noFill/>
                    </a:ln>
                  </pic:spPr>
                </pic:pic>
              </a:graphicData>
            </a:graphic>
          </wp:inline>
        </w:drawing>
      </w:r>
      <w:commentRangeEnd w:id="63"/>
      <w:r w:rsidR="00995569">
        <w:rPr>
          <w:rStyle w:val="CommentReference"/>
        </w:rPr>
        <w:commentReference w:id="63"/>
      </w:r>
      <w:r>
        <w:rPr>
          <w:rFonts w:ascii="Andale Mono" w:hAnsi="Andale Mono"/>
          <w:noProof/>
          <w:color w:val="000000" w:themeColor="text1"/>
          <w:sz w:val="28"/>
          <w:lang w:eastAsia="en-GB"/>
        </w:rPr>
        <w:drawing>
          <wp:inline distT="0" distB="0" distL="0" distR="0" wp14:anchorId="74F69E3C" wp14:editId="3EF1619C">
            <wp:extent cx="2319020" cy="2319020"/>
            <wp:effectExtent l="0" t="0" r="0" b="0"/>
            <wp:docPr id="8" name="Picture 8" descr="Test%20Cod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20Codes/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425" cy="2336425"/>
                    </a:xfrm>
                    <a:prstGeom prst="rect">
                      <a:avLst/>
                    </a:prstGeom>
                    <a:noFill/>
                    <a:ln>
                      <a:noFill/>
                    </a:ln>
                  </pic:spPr>
                </pic:pic>
              </a:graphicData>
            </a:graphic>
          </wp:inline>
        </w:drawing>
      </w:r>
    </w:p>
    <w:p w14:paraId="1986BB15" w14:textId="14A05954" w:rsidR="00A43534" w:rsidRDefault="00A43534" w:rsidP="005F2D08">
      <w:pPr>
        <w:tabs>
          <w:tab w:val="left" w:pos="960"/>
        </w:tabs>
        <w:jc w:val="center"/>
        <w:rPr>
          <w:lang w:val="en-US"/>
        </w:rPr>
      </w:pPr>
      <w:r>
        <w:rPr>
          <w:lang w:val="en-US"/>
        </w:rPr>
        <w:t xml:space="preserve">figure 1.5 </w:t>
      </w:r>
      <w:r w:rsidRPr="00DD1EA7">
        <w:rPr>
          <w:sz w:val="22"/>
          <w:lang w:val="en-US"/>
        </w:rPr>
        <w:t>This figure shows the increase in the brightness of the image. Right image is the original picture and left picture is the enhanced image</w:t>
      </w:r>
      <w:r w:rsidR="00DD1EA7">
        <w:rPr>
          <w:sz w:val="22"/>
          <w:lang w:val="en-US"/>
        </w:rPr>
        <w:t>.</w:t>
      </w:r>
    </w:p>
    <w:p w14:paraId="4D3A7137" w14:textId="3FC59A92" w:rsidR="005F2D08" w:rsidRDefault="00812805" w:rsidP="00812805">
      <w:pPr>
        <w:tabs>
          <w:tab w:val="left" w:pos="1942"/>
        </w:tabs>
        <w:rPr>
          <w:lang w:val="en-US"/>
        </w:rPr>
      </w:pPr>
      <w:r>
        <w:rPr>
          <w:lang w:val="en-US"/>
        </w:rPr>
        <w:tab/>
      </w:r>
    </w:p>
    <w:p w14:paraId="56163920" w14:textId="4C6CDC49" w:rsidR="005F2D08" w:rsidRDefault="005F2D08" w:rsidP="005F2D08">
      <w:pPr>
        <w:pStyle w:val="ListParagraph"/>
        <w:numPr>
          <w:ilvl w:val="0"/>
          <w:numId w:val="3"/>
        </w:numPr>
        <w:tabs>
          <w:tab w:val="left" w:pos="960"/>
        </w:tabs>
        <w:rPr>
          <w:lang w:val="en-US"/>
        </w:rPr>
      </w:pPr>
      <w:r>
        <w:rPr>
          <w:lang w:val="en-US"/>
        </w:rPr>
        <w:t>Change Contrast of the image:</w:t>
      </w:r>
    </w:p>
    <w:p w14:paraId="139EC15E" w14:textId="77777777" w:rsidR="005F2D08" w:rsidRDefault="005F2D08" w:rsidP="005F2D08">
      <w:pPr>
        <w:pStyle w:val="ListParagraph"/>
        <w:tabs>
          <w:tab w:val="left" w:pos="960"/>
        </w:tabs>
        <w:rPr>
          <w:lang w:val="en-US"/>
        </w:rPr>
      </w:pPr>
    </w:p>
    <w:p w14:paraId="6752DE8D" w14:textId="7254CC56" w:rsidR="005F2D08" w:rsidRPr="005F2D08" w:rsidRDefault="005F2D08" w:rsidP="005F2D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Pr>
          <w:rFonts w:ascii="Menlo" w:hAnsi="Menlo" w:cs="Menlo"/>
          <w:color w:val="000000"/>
          <w:sz w:val="22"/>
          <w:szCs w:val="22"/>
        </w:rPr>
        <w:tab/>
        <w:t xml:space="preserve"> </w:t>
      </w:r>
      <w:r w:rsidRPr="005F2D08">
        <w:rPr>
          <w:rFonts w:ascii="Andale Mono" w:hAnsi="Andale Mono" w:cs="Menlo"/>
          <w:color w:val="000000"/>
          <w:szCs w:val="22"/>
        </w:rPr>
        <w:t>&gt;&gt;&gt; enhancer = ImageEnhance.Contrast(img)</w:t>
      </w:r>
    </w:p>
    <w:p w14:paraId="074BABA6" w14:textId="7130A5C8" w:rsidR="005F2D08" w:rsidRDefault="005F2D08" w:rsidP="005F2D08">
      <w:pPr>
        <w:pStyle w:val="ListParagraph"/>
        <w:tabs>
          <w:tab w:val="left" w:pos="960"/>
        </w:tabs>
        <w:rPr>
          <w:rFonts w:ascii="Andale Mono" w:hAnsi="Andale Mono" w:cs="Menlo"/>
          <w:color w:val="000000"/>
          <w:szCs w:val="22"/>
        </w:rPr>
      </w:pPr>
      <w:r w:rsidRPr="005F2D08">
        <w:rPr>
          <w:rFonts w:ascii="Andale Mono" w:hAnsi="Andale Mono" w:cs="Menlo"/>
          <w:color w:val="000000"/>
          <w:szCs w:val="22"/>
        </w:rPr>
        <w:t>&gt;&gt;&gt; enhancer.enhance(2).show()</w:t>
      </w:r>
    </w:p>
    <w:p w14:paraId="3A2FE1A0" w14:textId="77777777" w:rsidR="005F2D08" w:rsidRDefault="005F2D08" w:rsidP="005F2D08">
      <w:pPr>
        <w:pStyle w:val="ListParagraph"/>
        <w:tabs>
          <w:tab w:val="left" w:pos="960"/>
        </w:tabs>
        <w:rPr>
          <w:rFonts w:ascii="Andale Mono" w:hAnsi="Andale Mono" w:cs="Menlo"/>
          <w:color w:val="000000"/>
          <w:szCs w:val="22"/>
        </w:rPr>
      </w:pPr>
    </w:p>
    <w:p w14:paraId="1E3063B7" w14:textId="77777777" w:rsidR="00812805" w:rsidRDefault="00812805" w:rsidP="005F2D08">
      <w:pPr>
        <w:pStyle w:val="ListParagraph"/>
        <w:tabs>
          <w:tab w:val="left" w:pos="960"/>
        </w:tabs>
        <w:rPr>
          <w:rFonts w:cs="Menlo"/>
          <w:color w:val="000000"/>
          <w:szCs w:val="22"/>
        </w:rPr>
      </w:pPr>
      <w:r>
        <w:rPr>
          <w:rFonts w:cs="Menlo"/>
          <w:color w:val="000000"/>
          <w:szCs w:val="22"/>
        </w:rPr>
        <w:t>Again the enhance function takes an float argument. Factor equal to 1 will give you the original image.</w:t>
      </w:r>
    </w:p>
    <w:p w14:paraId="59EF7DA2" w14:textId="3D3D7E45" w:rsidR="005F2D08" w:rsidRDefault="00812805" w:rsidP="005F2D08">
      <w:pPr>
        <w:pStyle w:val="ListParagraph"/>
        <w:tabs>
          <w:tab w:val="left" w:pos="960"/>
        </w:tabs>
        <w:rPr>
          <w:sz w:val="28"/>
          <w:lang w:val="en-US"/>
        </w:rPr>
      </w:pPr>
      <w:r>
        <w:rPr>
          <w:rFonts w:cs="Menlo"/>
          <w:noProof/>
          <w:color w:val="000000"/>
          <w:szCs w:val="22"/>
          <w:lang w:eastAsia="en-GB"/>
        </w:rPr>
        <w:drawing>
          <wp:inline distT="0" distB="0" distL="0" distR="0" wp14:anchorId="26D329CD" wp14:editId="02D0665C">
            <wp:extent cx="1880235" cy="1880235"/>
            <wp:effectExtent l="0" t="0" r="0" b="0"/>
            <wp:docPr id="9" name="Picture 9" descr="Test%20Codes/contrast_fac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20Codes/contrast_factor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5616" cy="1885616"/>
                    </a:xfrm>
                    <a:prstGeom prst="rect">
                      <a:avLst/>
                    </a:prstGeom>
                    <a:noFill/>
                    <a:ln>
                      <a:noFill/>
                    </a:ln>
                  </pic:spPr>
                </pic:pic>
              </a:graphicData>
            </a:graphic>
          </wp:inline>
        </w:drawing>
      </w:r>
      <w:r>
        <w:rPr>
          <w:noProof/>
          <w:sz w:val="28"/>
          <w:lang w:eastAsia="en-GB"/>
        </w:rPr>
        <w:drawing>
          <wp:inline distT="0" distB="0" distL="0" distR="0" wp14:anchorId="0D4409CF" wp14:editId="095FD2BD">
            <wp:extent cx="1897203" cy="1897203"/>
            <wp:effectExtent l="0" t="0" r="8255" b="8255"/>
            <wp:docPr id="10" name="Picture 10" descr="Test%20Cod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20Codes/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5150" cy="1915150"/>
                    </a:xfrm>
                    <a:prstGeom prst="rect">
                      <a:avLst/>
                    </a:prstGeom>
                    <a:noFill/>
                    <a:ln>
                      <a:noFill/>
                    </a:ln>
                  </pic:spPr>
                </pic:pic>
              </a:graphicData>
            </a:graphic>
          </wp:inline>
        </w:drawing>
      </w:r>
    </w:p>
    <w:p w14:paraId="785A0FC1" w14:textId="668FB278" w:rsidR="00812805" w:rsidRDefault="00812805" w:rsidP="00812805">
      <w:pPr>
        <w:tabs>
          <w:tab w:val="left" w:pos="960"/>
        </w:tabs>
        <w:jc w:val="center"/>
        <w:rPr>
          <w:lang w:val="en-US"/>
        </w:rPr>
      </w:pPr>
      <w:r>
        <w:rPr>
          <w:lang w:val="en-US"/>
        </w:rPr>
        <w:t xml:space="preserve">figure 1.6 </w:t>
      </w:r>
      <w:r w:rsidRPr="00DD1EA7">
        <w:rPr>
          <w:sz w:val="22"/>
          <w:lang w:val="en-US"/>
        </w:rPr>
        <w:t>This figure shows the change in the contrast of the image. Right image is the original picture and left picture is the enhanced image</w:t>
      </w:r>
      <w:r w:rsidR="00DD1EA7">
        <w:rPr>
          <w:sz w:val="22"/>
          <w:lang w:val="en-US"/>
        </w:rPr>
        <w:t>.</w:t>
      </w:r>
    </w:p>
    <w:p w14:paraId="52E3DFF4" w14:textId="77777777" w:rsidR="00225518" w:rsidRDefault="00225518" w:rsidP="0043470B">
      <w:pPr>
        <w:tabs>
          <w:tab w:val="left" w:pos="960"/>
        </w:tabs>
        <w:rPr>
          <w:lang w:val="en-US"/>
        </w:rPr>
      </w:pPr>
    </w:p>
    <w:p w14:paraId="765E5F89" w14:textId="05EDA43C" w:rsidR="0043470B" w:rsidRDefault="0043470B" w:rsidP="0043470B">
      <w:pPr>
        <w:tabs>
          <w:tab w:val="left" w:pos="960"/>
        </w:tabs>
        <w:rPr>
          <w:b/>
          <w:lang w:val="en-US"/>
        </w:rPr>
      </w:pPr>
      <w:r>
        <w:rPr>
          <w:b/>
          <w:lang w:val="en-US"/>
        </w:rPr>
        <w:t>Pixel Access Class</w:t>
      </w:r>
    </w:p>
    <w:p w14:paraId="651C336C" w14:textId="77777777" w:rsidR="0043470B" w:rsidRDefault="0043470B" w:rsidP="0043470B">
      <w:pPr>
        <w:tabs>
          <w:tab w:val="left" w:pos="960"/>
        </w:tabs>
        <w:rPr>
          <w:b/>
          <w:lang w:val="en-US"/>
        </w:rPr>
      </w:pPr>
    </w:p>
    <w:p w14:paraId="08C237CA" w14:textId="3DC9540F" w:rsidR="0043470B" w:rsidRDefault="0043470B" w:rsidP="0043470B">
      <w:pPr>
        <w:tabs>
          <w:tab w:val="left" w:pos="960"/>
        </w:tabs>
        <w:rPr>
          <w:lang w:val="en-US"/>
        </w:rPr>
      </w:pPr>
      <w:r>
        <w:rPr>
          <w:lang w:val="en-US"/>
        </w:rPr>
        <w:t>Pillow library also has a PixelAccess module which has functions to manipulate the pixel values of an image. getpixel(), putpixel() are some of the functions in the PixelAccess library.</w:t>
      </w:r>
    </w:p>
    <w:p w14:paraId="4D407B5C" w14:textId="77777777" w:rsidR="0043470B" w:rsidRDefault="0043470B" w:rsidP="0043470B">
      <w:pPr>
        <w:tabs>
          <w:tab w:val="left" w:pos="960"/>
        </w:tabs>
        <w:rPr>
          <w:lang w:val="en-US"/>
        </w:rPr>
      </w:pPr>
    </w:p>
    <w:p w14:paraId="6FAAA2E8" w14:textId="6638E370" w:rsidR="0043470B" w:rsidRDefault="0043470B" w:rsidP="0043470B">
      <w:pPr>
        <w:pStyle w:val="ListParagraph"/>
        <w:numPr>
          <w:ilvl w:val="0"/>
          <w:numId w:val="3"/>
        </w:numPr>
        <w:tabs>
          <w:tab w:val="left" w:pos="960"/>
        </w:tabs>
        <w:rPr>
          <w:lang w:val="en-US"/>
        </w:rPr>
      </w:pPr>
      <w:r>
        <w:rPr>
          <w:lang w:val="en-US"/>
        </w:rPr>
        <w:t>getpixel(self, xy)</w:t>
      </w:r>
    </w:p>
    <w:p w14:paraId="6D543317" w14:textId="77777777" w:rsidR="00087A8E" w:rsidRDefault="0043470B" w:rsidP="0043470B">
      <w:pPr>
        <w:pStyle w:val="ListParagraph"/>
        <w:tabs>
          <w:tab w:val="left" w:pos="960"/>
        </w:tabs>
        <w:rPr>
          <w:lang w:val="en-US"/>
        </w:rPr>
      </w:pPr>
      <w:r>
        <w:rPr>
          <w:lang w:val="en-US"/>
        </w:rPr>
        <w:t>getpixel() function returns the value of the pixel at the (x,y) coordinate. It takes a tuple as argument</w:t>
      </w:r>
      <w:r w:rsidR="00087A8E">
        <w:rPr>
          <w:lang w:val="en-US"/>
        </w:rPr>
        <w:t>.</w:t>
      </w:r>
    </w:p>
    <w:p w14:paraId="6BDF5652" w14:textId="77777777" w:rsidR="00087A8E" w:rsidRDefault="00087A8E" w:rsidP="0043470B">
      <w:pPr>
        <w:pStyle w:val="ListParagraph"/>
        <w:tabs>
          <w:tab w:val="left" w:pos="960"/>
        </w:tabs>
        <w:rPr>
          <w:lang w:val="en-US"/>
        </w:rPr>
      </w:pPr>
    </w:p>
    <w:p w14:paraId="5697E986" w14:textId="13684173" w:rsidR="00087A8E" w:rsidRPr="003E59DA" w:rsidRDefault="00087A8E" w:rsidP="00087A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Pr>
          <w:rFonts w:ascii="Menlo" w:hAnsi="Menlo" w:cs="Menlo"/>
          <w:color w:val="000000"/>
          <w:sz w:val="22"/>
          <w:szCs w:val="22"/>
        </w:rPr>
        <w:tab/>
      </w:r>
      <w:r w:rsidR="00526684">
        <w:rPr>
          <w:rFonts w:ascii="Menlo" w:hAnsi="Menlo" w:cs="Menlo"/>
          <w:color w:val="000000"/>
          <w:sz w:val="22"/>
          <w:szCs w:val="22"/>
        </w:rPr>
        <w:t xml:space="preserve"> </w:t>
      </w:r>
      <w:r w:rsidRPr="003E59DA">
        <w:rPr>
          <w:rFonts w:ascii="Andale Mono" w:hAnsi="Andale Mono" w:cs="Menlo"/>
          <w:color w:val="000000"/>
          <w:szCs w:val="22"/>
        </w:rPr>
        <w:t>&gt;&gt;&gt; img.getpixel((100,100))</w:t>
      </w:r>
    </w:p>
    <w:p w14:paraId="3E1C275A" w14:textId="77777777" w:rsidR="00087A8E" w:rsidRPr="003E59DA" w:rsidRDefault="00087A8E" w:rsidP="00087A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sidRPr="003E59DA">
        <w:rPr>
          <w:rFonts w:ascii="Andale Mono" w:hAnsi="Andale Mono" w:cs="Menlo"/>
          <w:color w:val="000000"/>
          <w:szCs w:val="22"/>
        </w:rPr>
        <w:tab/>
      </w:r>
    </w:p>
    <w:p w14:paraId="7197563A" w14:textId="21A394B9" w:rsidR="00087A8E" w:rsidRPr="003E59DA" w:rsidRDefault="00087A8E" w:rsidP="00087A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sidRPr="003E59DA">
        <w:rPr>
          <w:rFonts w:ascii="Andale Mono" w:hAnsi="Andale Mono" w:cs="Menlo"/>
          <w:color w:val="000000"/>
          <w:szCs w:val="22"/>
        </w:rPr>
        <w:tab/>
      </w:r>
      <w:r w:rsidR="00526684" w:rsidRPr="003E59DA">
        <w:rPr>
          <w:rFonts w:ascii="Andale Mono" w:hAnsi="Andale Mono" w:cs="Menlo"/>
          <w:color w:val="000000"/>
          <w:szCs w:val="22"/>
        </w:rPr>
        <w:t xml:space="preserve"> </w:t>
      </w:r>
      <w:r w:rsidRPr="003E59DA">
        <w:rPr>
          <w:rFonts w:ascii="Andale Mono" w:hAnsi="Andale Mono" w:cs="Menlo"/>
          <w:color w:val="000000"/>
          <w:szCs w:val="22"/>
        </w:rPr>
        <w:t>output</w:t>
      </w:r>
    </w:p>
    <w:p w14:paraId="1CE699D1" w14:textId="1B8D3CAD" w:rsidR="00087A8E" w:rsidRDefault="00087A8E" w:rsidP="00087A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sidRPr="003E59DA">
        <w:rPr>
          <w:rFonts w:ascii="Andale Mono" w:hAnsi="Andale Mono" w:cs="Menlo"/>
          <w:color w:val="000000"/>
          <w:szCs w:val="22"/>
        </w:rPr>
        <w:tab/>
      </w:r>
      <w:r w:rsidR="00526684" w:rsidRPr="003E59DA">
        <w:rPr>
          <w:rFonts w:ascii="Andale Mono" w:hAnsi="Andale Mono" w:cs="Menlo"/>
          <w:color w:val="000000"/>
          <w:szCs w:val="22"/>
        </w:rPr>
        <w:t xml:space="preserve"> </w:t>
      </w:r>
      <w:r w:rsidRPr="003E59DA">
        <w:rPr>
          <w:rFonts w:ascii="Andale Mono" w:hAnsi="Andale Mono" w:cs="Menlo"/>
          <w:color w:val="000000"/>
          <w:szCs w:val="22"/>
        </w:rPr>
        <w:t>(132, 56, 40)</w:t>
      </w:r>
    </w:p>
    <w:p w14:paraId="7FB83149" w14:textId="77777777" w:rsidR="00EB2FC2" w:rsidRDefault="00EB2FC2" w:rsidP="00087A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p>
    <w:p w14:paraId="5847BCD2" w14:textId="23BF75DF" w:rsidR="00EB2FC2" w:rsidRPr="00EB2FC2" w:rsidRDefault="00EB2FC2" w:rsidP="00EB2FC2">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Pr>
          <w:rFonts w:cs="Menlo"/>
          <w:color w:val="000000"/>
          <w:szCs w:val="22"/>
        </w:rPr>
        <w:t>putpixel(self, xy, color)</w:t>
      </w:r>
    </w:p>
    <w:p w14:paraId="0687D33D" w14:textId="372994AA" w:rsidR="00EB2FC2" w:rsidRDefault="00EB2FC2" w:rsidP="00EB2FC2">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color w:val="000000"/>
          <w:szCs w:val="22"/>
        </w:rPr>
        <w:t>It changes the value of the pixel at the (x, y) coordinate given as an argument to the function. The value is changed to the color value in the argument. If the image has more than one band of colors then a tuple is passed as an argument to the function.</w:t>
      </w:r>
    </w:p>
    <w:p w14:paraId="30F4B752" w14:textId="77777777" w:rsidR="00EB2FC2" w:rsidRDefault="00EB2FC2" w:rsidP="00EB2FC2">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3331B310" w14:textId="561B8123" w:rsidR="00EB2FC2" w:rsidRPr="009A5606" w:rsidRDefault="00EB2FC2" w:rsidP="00EB2F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Pr>
          <w:rFonts w:ascii="Menlo" w:hAnsi="Menlo" w:cs="Menlo"/>
          <w:color w:val="000000"/>
          <w:sz w:val="22"/>
          <w:szCs w:val="22"/>
        </w:rPr>
        <w:tab/>
      </w:r>
      <w:r w:rsidRPr="009A5606">
        <w:rPr>
          <w:rFonts w:ascii="Andale Mono" w:hAnsi="Andale Mono" w:cs="Menlo"/>
          <w:color w:val="000000"/>
          <w:szCs w:val="22"/>
        </w:rPr>
        <w:t xml:space="preserve"> &gt;&gt;&gt; img.putpixel((100,100),(0,0,0))</w:t>
      </w:r>
    </w:p>
    <w:p w14:paraId="14AF4981" w14:textId="7835F8FF" w:rsidR="00EB2FC2" w:rsidRPr="009A5606" w:rsidRDefault="00EB2FC2" w:rsidP="00EB2F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sidRPr="009A5606">
        <w:rPr>
          <w:rFonts w:ascii="Andale Mono" w:hAnsi="Andale Mono" w:cs="Menlo"/>
          <w:color w:val="000000"/>
          <w:szCs w:val="22"/>
        </w:rPr>
        <w:tab/>
        <w:t xml:space="preserve"> &gt;&gt;&gt; img.getpixel((100,100))</w:t>
      </w:r>
    </w:p>
    <w:p w14:paraId="0B6BE4CA" w14:textId="77777777" w:rsidR="00EB2FC2" w:rsidRPr="009A5606" w:rsidRDefault="00EB2FC2" w:rsidP="00EB2F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sidRPr="009A5606">
        <w:rPr>
          <w:rFonts w:ascii="Andale Mono" w:hAnsi="Andale Mono" w:cs="Menlo"/>
          <w:color w:val="000000"/>
          <w:szCs w:val="22"/>
        </w:rPr>
        <w:tab/>
        <w:t xml:space="preserve"> </w:t>
      </w:r>
    </w:p>
    <w:p w14:paraId="191ECA2B" w14:textId="17A66E72" w:rsidR="00EB2FC2" w:rsidRPr="009A5606" w:rsidRDefault="00EB2FC2" w:rsidP="00EB2F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r w:rsidRPr="009A5606">
        <w:rPr>
          <w:rFonts w:ascii="Andale Mono" w:hAnsi="Andale Mono" w:cs="Menlo"/>
          <w:color w:val="000000"/>
          <w:szCs w:val="22"/>
        </w:rPr>
        <w:tab/>
        <w:t xml:space="preserve"> output</w:t>
      </w:r>
    </w:p>
    <w:p w14:paraId="5139095C" w14:textId="71CC0785" w:rsidR="00EB2FC2" w:rsidRPr="009A5606" w:rsidRDefault="00EB2FC2" w:rsidP="00EB2F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8"/>
          <w:szCs w:val="22"/>
        </w:rPr>
      </w:pPr>
      <w:r w:rsidRPr="009A5606">
        <w:rPr>
          <w:rFonts w:ascii="Andale Mono" w:hAnsi="Andale Mono" w:cs="Menlo"/>
          <w:color w:val="000000"/>
          <w:szCs w:val="22"/>
        </w:rPr>
        <w:tab/>
        <w:t xml:space="preserve"> (0, 0, 0)</w:t>
      </w:r>
    </w:p>
    <w:p w14:paraId="2F7A22E5" w14:textId="5238E613" w:rsidR="0043470B" w:rsidRDefault="0043470B" w:rsidP="0043470B">
      <w:pPr>
        <w:pStyle w:val="ListParagraph"/>
        <w:tabs>
          <w:tab w:val="left" w:pos="960"/>
        </w:tabs>
        <w:rPr>
          <w:lang w:val="en-US"/>
        </w:rPr>
      </w:pPr>
      <w:r>
        <w:rPr>
          <w:lang w:val="en-US"/>
        </w:rPr>
        <w:t xml:space="preserve"> </w:t>
      </w:r>
    </w:p>
    <w:p w14:paraId="2CC1F02A" w14:textId="77777777" w:rsidR="001A6D0F" w:rsidRDefault="001A6D0F" w:rsidP="0043470B">
      <w:pPr>
        <w:pStyle w:val="ListParagraph"/>
        <w:tabs>
          <w:tab w:val="left" w:pos="960"/>
        </w:tabs>
        <w:rPr>
          <w:lang w:val="en-US"/>
        </w:rPr>
      </w:pPr>
    </w:p>
    <w:p w14:paraId="27273E3F" w14:textId="77777777" w:rsidR="001A6D0F" w:rsidRDefault="001A6D0F" w:rsidP="0043470B">
      <w:pPr>
        <w:pStyle w:val="ListParagraph"/>
        <w:tabs>
          <w:tab w:val="left" w:pos="960"/>
        </w:tabs>
        <w:rPr>
          <w:lang w:val="en-US"/>
        </w:rPr>
      </w:pPr>
    </w:p>
    <w:p w14:paraId="278BB933" w14:textId="77777777" w:rsidR="001A6D0F" w:rsidRDefault="001A6D0F" w:rsidP="0043470B">
      <w:pPr>
        <w:pStyle w:val="ListParagraph"/>
        <w:tabs>
          <w:tab w:val="left" w:pos="960"/>
        </w:tabs>
        <w:rPr>
          <w:lang w:val="en-US"/>
        </w:rPr>
      </w:pPr>
    </w:p>
    <w:p w14:paraId="364CA9DA" w14:textId="77777777" w:rsidR="001A6D0F" w:rsidRDefault="001A6D0F" w:rsidP="0043470B">
      <w:pPr>
        <w:pStyle w:val="ListParagraph"/>
        <w:tabs>
          <w:tab w:val="left" w:pos="960"/>
        </w:tabs>
        <w:rPr>
          <w:lang w:val="en-US"/>
        </w:rPr>
      </w:pPr>
    </w:p>
    <w:p w14:paraId="361CDF3F" w14:textId="77777777" w:rsidR="001A6D0F" w:rsidRDefault="001A6D0F" w:rsidP="0043470B">
      <w:pPr>
        <w:pStyle w:val="ListParagraph"/>
        <w:tabs>
          <w:tab w:val="left" w:pos="960"/>
        </w:tabs>
        <w:rPr>
          <w:lang w:val="en-US"/>
        </w:rPr>
      </w:pPr>
    </w:p>
    <w:p w14:paraId="0CAD3F91" w14:textId="77777777" w:rsidR="001A6D0F" w:rsidRDefault="001A6D0F" w:rsidP="0043470B">
      <w:pPr>
        <w:pStyle w:val="ListParagraph"/>
        <w:tabs>
          <w:tab w:val="left" w:pos="960"/>
        </w:tabs>
        <w:rPr>
          <w:lang w:val="en-US"/>
        </w:rPr>
      </w:pPr>
    </w:p>
    <w:p w14:paraId="6D6C62AF" w14:textId="77777777" w:rsidR="001A6D0F" w:rsidRDefault="001A6D0F" w:rsidP="0043470B">
      <w:pPr>
        <w:pStyle w:val="ListParagraph"/>
        <w:tabs>
          <w:tab w:val="left" w:pos="960"/>
        </w:tabs>
        <w:rPr>
          <w:lang w:val="en-US"/>
        </w:rPr>
      </w:pPr>
    </w:p>
    <w:p w14:paraId="7212B893" w14:textId="77777777" w:rsidR="001A6D0F" w:rsidRDefault="001A6D0F" w:rsidP="0043470B">
      <w:pPr>
        <w:pStyle w:val="ListParagraph"/>
        <w:tabs>
          <w:tab w:val="left" w:pos="960"/>
        </w:tabs>
        <w:rPr>
          <w:lang w:val="en-US"/>
        </w:rPr>
      </w:pPr>
    </w:p>
    <w:p w14:paraId="533FD9E9" w14:textId="77777777" w:rsidR="001A6D0F" w:rsidRDefault="001A6D0F" w:rsidP="0043470B">
      <w:pPr>
        <w:pStyle w:val="ListParagraph"/>
        <w:tabs>
          <w:tab w:val="left" w:pos="960"/>
        </w:tabs>
        <w:rPr>
          <w:lang w:val="en-US"/>
        </w:rPr>
      </w:pPr>
    </w:p>
    <w:p w14:paraId="3F97A6FD" w14:textId="77777777" w:rsidR="001A6D0F" w:rsidRDefault="001A6D0F" w:rsidP="001A6D0F">
      <w:pPr>
        <w:tabs>
          <w:tab w:val="left" w:pos="960"/>
        </w:tabs>
        <w:rPr>
          <w:lang w:val="en-US"/>
        </w:rPr>
      </w:pPr>
    </w:p>
    <w:p w14:paraId="79D0FCC0" w14:textId="41F83243" w:rsidR="001A6D0F" w:rsidRDefault="001A6D0F" w:rsidP="001A6D0F">
      <w:pPr>
        <w:tabs>
          <w:tab w:val="left" w:pos="960"/>
        </w:tabs>
        <w:rPr>
          <w:b/>
          <w:lang w:val="en-US"/>
        </w:rPr>
      </w:pPr>
      <w:r w:rsidRPr="001A6D0F">
        <w:rPr>
          <w:b/>
          <w:lang w:val="en-US"/>
        </w:rPr>
        <w:t xml:space="preserve">Color </w:t>
      </w:r>
      <w:r>
        <w:rPr>
          <w:b/>
          <w:lang w:val="en-US"/>
        </w:rPr>
        <w:t>Spaces and Channels</w:t>
      </w:r>
    </w:p>
    <w:p w14:paraId="37EE09BC" w14:textId="77777777" w:rsidR="001A6D0F" w:rsidRDefault="001A6D0F" w:rsidP="001A6D0F">
      <w:pPr>
        <w:tabs>
          <w:tab w:val="left" w:pos="960"/>
        </w:tabs>
        <w:rPr>
          <w:lang w:val="en-US"/>
        </w:rPr>
      </w:pPr>
    </w:p>
    <w:p w14:paraId="424264B0" w14:textId="221D6341" w:rsidR="00C80F2B" w:rsidRDefault="001A6D0F" w:rsidP="001A6D0F">
      <w:pPr>
        <w:tabs>
          <w:tab w:val="left" w:pos="960"/>
        </w:tabs>
        <w:rPr>
          <w:lang w:val="en-US"/>
        </w:rPr>
      </w:pPr>
      <w:r>
        <w:rPr>
          <w:lang w:val="en-US"/>
        </w:rPr>
        <w:t xml:space="preserve">An image can be represented in many modes like RGB, CMYK, Y’UV etc. these different modes are called color spaces. The colors in the image are derived by the mixture of the colors in the color space. </w:t>
      </w:r>
      <w:r w:rsidR="00BC74BB">
        <w:rPr>
          <w:lang w:val="en-US"/>
        </w:rPr>
        <w:t xml:space="preserve">An image is 2D matrix of </w:t>
      </w:r>
      <w:r w:rsidR="007E7B29">
        <w:rPr>
          <w:lang w:val="en-US"/>
        </w:rPr>
        <w:t>the pixel intensity value of the colors in the color space and generally intensity value of a color is represented by 8 bits. For</w:t>
      </w:r>
      <w:r w:rsidR="00C80F2B">
        <w:rPr>
          <w:lang w:val="en-US"/>
        </w:rPr>
        <w:t xml:space="preserve"> </w:t>
      </w:r>
      <w:r w:rsidR="0078270F">
        <w:rPr>
          <w:lang w:val="en-US"/>
        </w:rPr>
        <w:t>example,</w:t>
      </w:r>
      <w:r w:rsidR="00C80F2B">
        <w:rPr>
          <w:lang w:val="en-US"/>
        </w:rPr>
        <w:t xml:space="preserve"> in RGB color mode each pixel value of each color is represented by 8 bits and there are 3 colors therefore 24 bits will be used to determined the color of a pixel. The values of R, G and B will determine the actual color of the image. If the red value is 255(the value will be between 0 and 255 since 8 bits are used to represent the color) and both G and B are 0 then the color of that pixel will be red, if all are 255 then the color will be white and if all are 0 then the color will be black.</w:t>
      </w:r>
    </w:p>
    <w:p w14:paraId="72D485F1" w14:textId="77777777" w:rsidR="00C80F2B" w:rsidRDefault="00C80F2B" w:rsidP="001A6D0F">
      <w:pPr>
        <w:tabs>
          <w:tab w:val="left" w:pos="960"/>
        </w:tabs>
        <w:rPr>
          <w:lang w:val="en-US"/>
        </w:rPr>
      </w:pPr>
    </w:p>
    <w:p w14:paraId="1809E8BC" w14:textId="77777777" w:rsidR="0078270F" w:rsidRDefault="00C80F2B" w:rsidP="001A6D0F">
      <w:pPr>
        <w:tabs>
          <w:tab w:val="left" w:pos="960"/>
        </w:tabs>
        <w:rPr>
          <w:lang w:val="en-US"/>
        </w:rPr>
      </w:pPr>
      <w:r>
        <w:rPr>
          <w:lang w:val="en-US"/>
        </w:rPr>
        <w:t>In case of color modes which uses mixture of more than one color to determine the color of the image multiple 2D matrices will be used to determine the pixel value of the image w</w:t>
      </w:r>
      <w:r w:rsidR="001B1165">
        <w:rPr>
          <w:lang w:val="en-US"/>
        </w:rPr>
        <w:t>here each matrix represents one of the color in the color space, these are called color channels for example in RGB R</w:t>
      </w:r>
      <w:r w:rsidR="008947B0">
        <w:rPr>
          <w:lang w:val="en-US"/>
        </w:rPr>
        <w:t>ed</w:t>
      </w:r>
      <w:r w:rsidR="001B1165">
        <w:rPr>
          <w:lang w:val="en-US"/>
        </w:rPr>
        <w:t>, B</w:t>
      </w:r>
      <w:r w:rsidR="008947B0">
        <w:rPr>
          <w:lang w:val="en-US"/>
        </w:rPr>
        <w:t>lue</w:t>
      </w:r>
      <w:r w:rsidR="001B1165">
        <w:rPr>
          <w:lang w:val="en-US"/>
        </w:rPr>
        <w:t xml:space="preserve"> and G</w:t>
      </w:r>
      <w:r w:rsidR="008947B0">
        <w:rPr>
          <w:lang w:val="en-US"/>
        </w:rPr>
        <w:t>reen</w:t>
      </w:r>
      <w:r w:rsidR="001B1165">
        <w:rPr>
          <w:lang w:val="en-US"/>
        </w:rPr>
        <w:t xml:space="preserve"> a</w:t>
      </w:r>
      <w:r w:rsidR="006A4272">
        <w:rPr>
          <w:lang w:val="en-US"/>
        </w:rPr>
        <w:t>re the color channels and each color is represented by different 2D matrix.</w:t>
      </w:r>
    </w:p>
    <w:p w14:paraId="53BC36A0" w14:textId="77777777" w:rsidR="0078270F" w:rsidRDefault="0078270F" w:rsidP="001A6D0F">
      <w:pPr>
        <w:tabs>
          <w:tab w:val="left" w:pos="960"/>
        </w:tabs>
        <w:rPr>
          <w:lang w:val="en-US"/>
        </w:rPr>
      </w:pPr>
    </w:p>
    <w:p w14:paraId="69ACFA52" w14:textId="0EB67C0E" w:rsidR="001A6D0F" w:rsidRDefault="0078270F" w:rsidP="001A6D0F">
      <w:pPr>
        <w:tabs>
          <w:tab w:val="left" w:pos="960"/>
        </w:tabs>
        <w:rPr>
          <w:lang w:val="en-US"/>
        </w:rPr>
      </w:pPr>
      <w:r>
        <w:rPr>
          <w:lang w:val="en-US"/>
        </w:rPr>
        <w:t>If you try to print the pixel value of an grayscale image you will only get one value but if you try to print the pixel value of a RGB image then you will get three values, this shows that RGB has three channels red, green, blue and grayscale images have only one value.</w:t>
      </w:r>
    </w:p>
    <w:p w14:paraId="325B4EAA" w14:textId="77777777" w:rsidR="00943CF1" w:rsidRDefault="00943CF1" w:rsidP="001A6D0F">
      <w:pPr>
        <w:tabs>
          <w:tab w:val="left" w:pos="960"/>
        </w:tabs>
        <w:rPr>
          <w:lang w:val="en-US"/>
        </w:rPr>
      </w:pPr>
    </w:p>
    <w:p w14:paraId="1F00541C" w14:textId="77777777" w:rsidR="00943CF1" w:rsidRPr="00D5473F" w:rsidRDefault="00943CF1" w:rsidP="00943C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D5473F">
        <w:rPr>
          <w:rFonts w:ascii="Andale Mono" w:hAnsi="Andale Mono" w:cs="Menlo"/>
          <w:color w:val="000000"/>
          <w:sz w:val="22"/>
          <w:szCs w:val="22"/>
        </w:rPr>
        <w:t>&gt;&gt;&gt; from PIL import Image</w:t>
      </w:r>
    </w:p>
    <w:p w14:paraId="6AA77DF3" w14:textId="77777777" w:rsidR="00943CF1" w:rsidRPr="00D5473F" w:rsidRDefault="00943CF1" w:rsidP="00943C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D5473F">
        <w:rPr>
          <w:rFonts w:ascii="Andale Mono" w:hAnsi="Andale Mono" w:cs="Menlo"/>
          <w:color w:val="000000"/>
          <w:sz w:val="22"/>
          <w:szCs w:val="22"/>
        </w:rPr>
        <w:t>&gt;&gt;&gt; img = Image.open("image.png")</w:t>
      </w:r>
    </w:p>
    <w:p w14:paraId="3697D3EE" w14:textId="77777777" w:rsidR="00943CF1" w:rsidRPr="00D5473F" w:rsidRDefault="00943CF1" w:rsidP="00943C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D5473F">
        <w:rPr>
          <w:rFonts w:ascii="Andale Mono" w:hAnsi="Andale Mono" w:cs="Menlo"/>
          <w:color w:val="000000"/>
          <w:sz w:val="22"/>
          <w:szCs w:val="22"/>
        </w:rPr>
        <w:t>&gt;&gt;&gt; img.getpixel((100,100))</w:t>
      </w:r>
    </w:p>
    <w:p w14:paraId="1479B3CF" w14:textId="1BF3C1A0" w:rsidR="00815F8B" w:rsidRPr="00D5473F" w:rsidRDefault="00815F8B" w:rsidP="00943C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D5473F">
        <w:rPr>
          <w:rFonts w:ascii="Andale Mono" w:hAnsi="Andale Mono" w:cs="Menlo"/>
          <w:color w:val="000000"/>
          <w:sz w:val="22"/>
          <w:szCs w:val="22"/>
        </w:rPr>
        <w:t>output</w:t>
      </w:r>
    </w:p>
    <w:p w14:paraId="79AA2694" w14:textId="77777777" w:rsidR="00943CF1" w:rsidRPr="00D5473F" w:rsidRDefault="00943CF1" w:rsidP="00943C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D5473F">
        <w:rPr>
          <w:rFonts w:ascii="Andale Mono" w:hAnsi="Andale Mono" w:cs="Menlo"/>
          <w:color w:val="000000"/>
          <w:sz w:val="22"/>
          <w:szCs w:val="22"/>
        </w:rPr>
        <w:t>(132, 56, 40)</w:t>
      </w:r>
    </w:p>
    <w:p w14:paraId="73E59FDA" w14:textId="77777777" w:rsidR="00943CF1" w:rsidRPr="00D5473F" w:rsidRDefault="00943CF1" w:rsidP="001A6D0F">
      <w:pPr>
        <w:tabs>
          <w:tab w:val="left" w:pos="960"/>
        </w:tabs>
        <w:rPr>
          <w:rFonts w:ascii="Andale Mono" w:hAnsi="Andale Mono"/>
          <w:lang w:val="en-US"/>
        </w:rPr>
      </w:pPr>
    </w:p>
    <w:p w14:paraId="020FC0C7" w14:textId="77777777" w:rsidR="009A6536" w:rsidRPr="00D5473F" w:rsidRDefault="009A6536" w:rsidP="009A6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D5473F">
        <w:rPr>
          <w:rFonts w:ascii="Andale Mono" w:hAnsi="Andale Mono" w:cs="Menlo"/>
          <w:color w:val="000000"/>
          <w:sz w:val="22"/>
          <w:szCs w:val="22"/>
        </w:rPr>
        <w:t>&gt;&gt;&gt; img.convert("L").getpixel((100,100))</w:t>
      </w:r>
    </w:p>
    <w:p w14:paraId="69930B7A" w14:textId="492C2701" w:rsidR="00FF282C" w:rsidRPr="00D5473F" w:rsidRDefault="00FF282C" w:rsidP="009A6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D5473F">
        <w:rPr>
          <w:rFonts w:ascii="Andale Mono" w:hAnsi="Andale Mono" w:cs="Menlo"/>
          <w:color w:val="000000"/>
          <w:sz w:val="22"/>
          <w:szCs w:val="22"/>
        </w:rPr>
        <w:t>output</w:t>
      </w:r>
    </w:p>
    <w:p w14:paraId="31634B9D" w14:textId="77777777" w:rsidR="009A6536" w:rsidRPr="00D5473F" w:rsidRDefault="009A6536" w:rsidP="009A6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D5473F">
        <w:rPr>
          <w:rFonts w:ascii="Andale Mono" w:hAnsi="Andale Mono" w:cs="Menlo"/>
          <w:color w:val="000000"/>
          <w:sz w:val="22"/>
          <w:szCs w:val="22"/>
        </w:rPr>
        <w:t>76</w:t>
      </w:r>
    </w:p>
    <w:p w14:paraId="0BF47F7B" w14:textId="77777777" w:rsidR="009A6536" w:rsidRDefault="009A6536" w:rsidP="001A6D0F">
      <w:pPr>
        <w:tabs>
          <w:tab w:val="left" w:pos="960"/>
        </w:tabs>
        <w:rPr>
          <w:lang w:val="en-US"/>
        </w:rPr>
      </w:pPr>
    </w:p>
    <w:p w14:paraId="251D6537" w14:textId="74C90BA4" w:rsidR="005001D1" w:rsidRDefault="005F53FF" w:rsidP="001A6D0F">
      <w:pPr>
        <w:tabs>
          <w:tab w:val="left" w:pos="960"/>
        </w:tabs>
        <w:rPr>
          <w:lang w:val="en-US"/>
        </w:rPr>
      </w:pPr>
      <w:r>
        <w:rPr>
          <w:lang w:val="en-US"/>
        </w:rPr>
        <w:t>The figure below shows the different color channels in a RGB image.</w:t>
      </w:r>
      <w:r w:rsidR="005001D1">
        <w:rPr>
          <w:lang w:val="en-US"/>
        </w:rPr>
        <w:t xml:space="preserve"> </w:t>
      </w:r>
    </w:p>
    <w:p w14:paraId="1FBB3D5A" w14:textId="77777777" w:rsidR="000F0CA1" w:rsidRDefault="000F0CA1" w:rsidP="001A6D0F">
      <w:pPr>
        <w:tabs>
          <w:tab w:val="left" w:pos="960"/>
        </w:tabs>
        <w:rPr>
          <w:lang w:val="en-US"/>
        </w:rPr>
      </w:pPr>
    </w:p>
    <w:p w14:paraId="27327843" w14:textId="3DF618AC" w:rsidR="005F53FF" w:rsidRDefault="005001D1" w:rsidP="001A6D0F">
      <w:pPr>
        <w:tabs>
          <w:tab w:val="left" w:pos="960"/>
        </w:tabs>
        <w:rPr>
          <w:lang w:val="en-US"/>
        </w:rPr>
      </w:pPr>
      <w:r>
        <w:rPr>
          <w:noProof/>
          <w:lang w:eastAsia="en-GB"/>
        </w:rPr>
        <w:drawing>
          <wp:inline distT="0" distB="0" distL="0" distR="0" wp14:anchorId="6EFF61DE" wp14:editId="72611CDA">
            <wp:extent cx="1888490" cy="1888490"/>
            <wp:effectExtent l="0" t="0" r="0" b="0"/>
            <wp:docPr id="3" name="Picture 3" descr="Test%20Codes/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20Codes/r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8547" cy="1888547"/>
                    </a:xfrm>
                    <a:prstGeom prst="rect">
                      <a:avLst/>
                    </a:prstGeom>
                    <a:noFill/>
                    <a:ln>
                      <a:noFill/>
                    </a:ln>
                  </pic:spPr>
                </pic:pic>
              </a:graphicData>
            </a:graphic>
          </wp:inline>
        </w:drawing>
      </w:r>
      <w:r>
        <w:rPr>
          <w:noProof/>
          <w:lang w:eastAsia="en-GB"/>
        </w:rPr>
        <w:drawing>
          <wp:inline distT="0" distB="0" distL="0" distR="0" wp14:anchorId="2299636F" wp14:editId="1CE9E6A4">
            <wp:extent cx="1868690" cy="1868690"/>
            <wp:effectExtent l="0" t="0" r="11430" b="11430"/>
            <wp:docPr id="11" name="Picture 11" descr="Test%20Code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0Codes/gre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2839" cy="1912839"/>
                    </a:xfrm>
                    <a:prstGeom prst="rect">
                      <a:avLst/>
                    </a:prstGeom>
                    <a:noFill/>
                    <a:ln>
                      <a:noFill/>
                    </a:ln>
                  </pic:spPr>
                </pic:pic>
              </a:graphicData>
            </a:graphic>
          </wp:inline>
        </w:drawing>
      </w:r>
      <w:r>
        <w:rPr>
          <w:noProof/>
          <w:lang w:eastAsia="en-GB"/>
        </w:rPr>
        <w:drawing>
          <wp:inline distT="0" distB="0" distL="0" distR="0" wp14:anchorId="3BF9EED5" wp14:editId="53F9B14F">
            <wp:extent cx="1846176" cy="1846176"/>
            <wp:effectExtent l="0" t="0" r="8255" b="8255"/>
            <wp:docPr id="12" name="Picture 12" descr="Test%20Code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20Codes/blu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8560" cy="1898560"/>
                    </a:xfrm>
                    <a:prstGeom prst="rect">
                      <a:avLst/>
                    </a:prstGeom>
                    <a:noFill/>
                    <a:ln>
                      <a:noFill/>
                    </a:ln>
                  </pic:spPr>
                </pic:pic>
              </a:graphicData>
            </a:graphic>
          </wp:inline>
        </w:drawing>
      </w:r>
    </w:p>
    <w:p w14:paraId="5D430F81" w14:textId="5E08650B" w:rsidR="005001D1" w:rsidRDefault="005001D1" w:rsidP="001A6D0F">
      <w:pPr>
        <w:tabs>
          <w:tab w:val="left" w:pos="960"/>
        </w:tabs>
        <w:rPr>
          <w:lang w:val="en-US"/>
        </w:rPr>
      </w:pPr>
      <w:r>
        <w:rPr>
          <w:lang w:val="en-US"/>
        </w:rPr>
        <w:t xml:space="preserve">figure 1.7 </w:t>
      </w:r>
      <w:r w:rsidR="0033683B">
        <w:rPr>
          <w:lang w:val="en-US"/>
        </w:rPr>
        <w:t>Red, green, blue respectively.</w:t>
      </w:r>
    </w:p>
    <w:p w14:paraId="0D39F046" w14:textId="77777777" w:rsidR="00A23C0A" w:rsidRDefault="00A23C0A" w:rsidP="001A6D0F">
      <w:pPr>
        <w:tabs>
          <w:tab w:val="left" w:pos="960"/>
        </w:tabs>
        <w:rPr>
          <w:lang w:val="en-US"/>
        </w:rPr>
      </w:pPr>
    </w:p>
    <w:p w14:paraId="02C372BE" w14:textId="77777777" w:rsidR="00A23C0A" w:rsidRDefault="00A23C0A" w:rsidP="001A6D0F">
      <w:pPr>
        <w:tabs>
          <w:tab w:val="left" w:pos="960"/>
        </w:tabs>
        <w:rPr>
          <w:lang w:val="en-US"/>
        </w:rPr>
      </w:pPr>
    </w:p>
    <w:p w14:paraId="1F15972D" w14:textId="133D1314" w:rsidR="00A23C0A" w:rsidRDefault="00095755" w:rsidP="001A6D0F">
      <w:pPr>
        <w:tabs>
          <w:tab w:val="left" w:pos="960"/>
        </w:tabs>
        <w:rPr>
          <w:b/>
          <w:lang w:val="en-US"/>
        </w:rPr>
      </w:pPr>
      <w:r>
        <w:rPr>
          <w:b/>
          <w:lang w:val="en-US"/>
        </w:rPr>
        <w:t xml:space="preserve">Image depth </w:t>
      </w:r>
    </w:p>
    <w:p w14:paraId="026C63CB" w14:textId="77777777" w:rsidR="00095755" w:rsidRDefault="00095755" w:rsidP="001A6D0F">
      <w:pPr>
        <w:tabs>
          <w:tab w:val="left" w:pos="960"/>
        </w:tabs>
        <w:rPr>
          <w:b/>
          <w:lang w:val="en-US"/>
        </w:rPr>
      </w:pPr>
    </w:p>
    <w:p w14:paraId="29119FD1" w14:textId="005B81E3" w:rsidR="00095755" w:rsidRDefault="00095755" w:rsidP="001A6D0F">
      <w:pPr>
        <w:tabs>
          <w:tab w:val="left" w:pos="960"/>
        </w:tabs>
        <w:rPr>
          <w:lang w:val="en-US"/>
        </w:rPr>
      </w:pPr>
      <w:r>
        <w:rPr>
          <w:lang w:val="en-US"/>
        </w:rPr>
        <w:t xml:space="preserve">Image depth or the color depth is </w:t>
      </w:r>
      <w:r w:rsidR="001464EE">
        <w:rPr>
          <w:lang w:val="en-US"/>
        </w:rPr>
        <w:t>the number of bits used to represent a color of a pixel. The image depth determines the range of colors an image can have for example if the only 4 bits are used to represent the pixel value then the value will range from 0 to 15 whereas if 8 bits are used then the value will range from 0 to 255 giving a more specific color</w:t>
      </w:r>
      <w:r w:rsidR="00B01025">
        <w:rPr>
          <w:lang w:val="en-US"/>
        </w:rPr>
        <w:t>.</w:t>
      </w:r>
      <w:r w:rsidR="00C92C4F">
        <w:rPr>
          <w:lang w:val="en-US"/>
        </w:rPr>
        <w:t xml:space="preserve"> The number of bits also determine the number of colors which can be used in an image for example 1 bit = 2 colors, 2 bit = 4colors, 8 bits = 256 colors etc.</w:t>
      </w:r>
    </w:p>
    <w:p w14:paraId="508AA110" w14:textId="77777777" w:rsidR="00432919" w:rsidRDefault="00432919" w:rsidP="001A6D0F">
      <w:pPr>
        <w:tabs>
          <w:tab w:val="left" w:pos="960"/>
        </w:tabs>
        <w:rPr>
          <w:lang w:val="en-US"/>
        </w:rPr>
      </w:pPr>
    </w:p>
    <w:p w14:paraId="7151BDEC" w14:textId="77777777" w:rsidR="00432919" w:rsidRDefault="00432919" w:rsidP="001A6D0F">
      <w:pPr>
        <w:tabs>
          <w:tab w:val="left" w:pos="960"/>
        </w:tabs>
        <w:rPr>
          <w:lang w:val="en-US"/>
        </w:rPr>
      </w:pPr>
    </w:p>
    <w:p w14:paraId="67F00224" w14:textId="5A95F6DA" w:rsidR="00432919" w:rsidRDefault="004F065F" w:rsidP="001A6D0F">
      <w:pPr>
        <w:tabs>
          <w:tab w:val="left" w:pos="960"/>
        </w:tabs>
        <w:rPr>
          <w:b/>
          <w:lang w:val="en-US"/>
        </w:rPr>
      </w:pPr>
      <w:r>
        <w:rPr>
          <w:b/>
          <w:lang w:val="en-US"/>
        </w:rPr>
        <w:t>Scikit-image library</w:t>
      </w:r>
    </w:p>
    <w:p w14:paraId="462C007B" w14:textId="77777777" w:rsidR="004F065F" w:rsidRDefault="004F065F" w:rsidP="001A6D0F">
      <w:pPr>
        <w:tabs>
          <w:tab w:val="left" w:pos="960"/>
        </w:tabs>
        <w:rPr>
          <w:b/>
          <w:lang w:val="en-US"/>
        </w:rPr>
      </w:pPr>
    </w:p>
    <w:p w14:paraId="798D9B9F" w14:textId="77777777" w:rsidR="00603B65" w:rsidRDefault="00804A4E" w:rsidP="001A6D0F">
      <w:pPr>
        <w:tabs>
          <w:tab w:val="left" w:pos="960"/>
        </w:tabs>
        <w:rPr>
          <w:lang w:val="en-US"/>
        </w:rPr>
      </w:pPr>
      <w:r>
        <w:rPr>
          <w:lang w:val="en-US"/>
        </w:rPr>
        <w:t>In this section we are going to learn about another python library scikit-image for image processing.</w:t>
      </w:r>
      <w:r w:rsidR="00603B65">
        <w:rPr>
          <w:lang w:val="en-US"/>
        </w:rPr>
        <w:t xml:space="preserve"> </w:t>
      </w:r>
    </w:p>
    <w:p w14:paraId="0D88463E" w14:textId="77777777" w:rsidR="00603B65" w:rsidRDefault="00603B65" w:rsidP="001A6D0F">
      <w:pPr>
        <w:tabs>
          <w:tab w:val="left" w:pos="960"/>
        </w:tabs>
        <w:rPr>
          <w:lang w:val="en-US"/>
        </w:rPr>
      </w:pPr>
    </w:p>
    <w:p w14:paraId="3FFB6EEC" w14:textId="77777777" w:rsidR="00603B65" w:rsidRDefault="00603B65" w:rsidP="001A6D0F">
      <w:pPr>
        <w:tabs>
          <w:tab w:val="left" w:pos="960"/>
        </w:tabs>
        <w:rPr>
          <w:b/>
          <w:lang w:val="en-US"/>
        </w:rPr>
      </w:pPr>
      <w:r>
        <w:rPr>
          <w:b/>
          <w:lang w:val="en-US"/>
        </w:rPr>
        <w:t>Installation</w:t>
      </w:r>
    </w:p>
    <w:p w14:paraId="11B27A9D" w14:textId="77777777" w:rsidR="00603B65" w:rsidRDefault="00603B65" w:rsidP="001A6D0F">
      <w:pPr>
        <w:tabs>
          <w:tab w:val="left" w:pos="960"/>
        </w:tabs>
        <w:rPr>
          <w:b/>
          <w:lang w:val="en-US"/>
        </w:rPr>
      </w:pPr>
    </w:p>
    <w:p w14:paraId="62C7A05B" w14:textId="1339683D" w:rsidR="00804A4E" w:rsidRPr="003C7E31" w:rsidRDefault="003C7E31" w:rsidP="00603B65">
      <w:pPr>
        <w:pStyle w:val="ListParagraph"/>
        <w:numPr>
          <w:ilvl w:val="0"/>
          <w:numId w:val="3"/>
        </w:numPr>
        <w:tabs>
          <w:tab w:val="left" w:pos="960"/>
        </w:tabs>
        <w:rPr>
          <w:lang w:val="en-US"/>
        </w:rPr>
      </w:pPr>
      <w:r>
        <w:rPr>
          <w:b/>
          <w:lang w:val="en-US"/>
        </w:rPr>
        <w:t>MacOs</w:t>
      </w:r>
    </w:p>
    <w:p w14:paraId="130A750E" w14:textId="77777777" w:rsidR="003C7E31" w:rsidRDefault="003C7E31" w:rsidP="003C7E31">
      <w:pPr>
        <w:pStyle w:val="ListParagraph"/>
        <w:tabs>
          <w:tab w:val="left" w:pos="960"/>
        </w:tabs>
        <w:rPr>
          <w:b/>
          <w:lang w:val="en-US"/>
        </w:rPr>
      </w:pPr>
    </w:p>
    <w:p w14:paraId="7FF787B7" w14:textId="5882301A" w:rsidR="00D5473F" w:rsidRDefault="009D7F92" w:rsidP="00D5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cs="Menlo"/>
          <w:color w:val="000000"/>
          <w:szCs w:val="22"/>
        </w:rPr>
      </w:pPr>
      <w:r>
        <w:rPr>
          <w:rFonts w:cs="Menlo"/>
          <w:color w:val="000000"/>
          <w:szCs w:val="22"/>
        </w:rPr>
        <w:t>U</w:t>
      </w:r>
      <w:r w:rsidR="00D5473F">
        <w:rPr>
          <w:rFonts w:cs="Menlo"/>
          <w:color w:val="000000"/>
          <w:szCs w:val="22"/>
        </w:rPr>
        <w:t>se</w:t>
      </w:r>
      <w:r>
        <w:rPr>
          <w:rFonts w:cs="Menlo"/>
          <w:color w:val="000000"/>
          <w:szCs w:val="22"/>
        </w:rPr>
        <w:t xml:space="preserve"> pip command </w:t>
      </w:r>
      <w:r w:rsidR="00D5473F">
        <w:rPr>
          <w:rFonts w:cs="Menlo"/>
          <w:color w:val="000000"/>
          <w:szCs w:val="22"/>
        </w:rPr>
        <w:t>:</w:t>
      </w:r>
    </w:p>
    <w:p w14:paraId="18374798" w14:textId="77777777" w:rsidR="00D5473F" w:rsidRPr="00D5473F" w:rsidRDefault="00D5473F" w:rsidP="00D5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cs="Menlo"/>
          <w:color w:val="000000"/>
          <w:szCs w:val="22"/>
        </w:rPr>
      </w:pPr>
    </w:p>
    <w:p w14:paraId="3EB3C799" w14:textId="01ADDE05" w:rsidR="003C7E31" w:rsidRDefault="00D5473F"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Pr>
          <w:rFonts w:ascii="Menlo" w:hAnsi="Menlo" w:cs="Menlo"/>
          <w:color w:val="000000"/>
          <w:sz w:val="22"/>
          <w:szCs w:val="22"/>
        </w:rPr>
        <w:tab/>
        <w:t xml:space="preserve"> </w:t>
      </w:r>
      <w:r w:rsidR="003C7E31" w:rsidRPr="000C0F61">
        <w:rPr>
          <w:rFonts w:ascii="Andale Mono" w:hAnsi="Andale Mono" w:cs="Menlo"/>
          <w:color w:val="000000"/>
          <w:sz w:val="22"/>
          <w:szCs w:val="22"/>
        </w:rPr>
        <w:t>python3 -m pip install -U scikit-image</w:t>
      </w:r>
    </w:p>
    <w:p w14:paraId="2FDA4B00" w14:textId="0E5797DE" w:rsidR="00443909" w:rsidRDefault="00443909"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443909">
        <w:rPr>
          <w:rFonts w:ascii="Andale Mono" w:hAnsi="Andale Mono" w:cs="Menlo"/>
          <w:color w:val="000000"/>
          <w:sz w:val="22"/>
          <w:szCs w:val="22"/>
        </w:rPr>
        <w:tab/>
        <w:t xml:space="preserve"> python3 -m pip install scipy</w:t>
      </w:r>
    </w:p>
    <w:p w14:paraId="3D144104" w14:textId="11B450C1" w:rsidR="005526F3" w:rsidRPr="00943CFA" w:rsidRDefault="00943CFA" w:rsidP="005526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Pr>
          <w:rFonts w:ascii="Menlo" w:hAnsi="Menlo" w:cs="Menlo"/>
          <w:color w:val="000000"/>
          <w:sz w:val="22"/>
          <w:szCs w:val="22"/>
        </w:rPr>
        <w:tab/>
        <w:t xml:space="preserve"> </w:t>
      </w:r>
      <w:r w:rsidR="005526F3" w:rsidRPr="00943CFA">
        <w:rPr>
          <w:rFonts w:ascii="Andale Mono" w:hAnsi="Andale Mono" w:cs="Menlo"/>
          <w:color w:val="000000"/>
          <w:sz w:val="22"/>
          <w:szCs w:val="22"/>
        </w:rPr>
        <w:t>python3 -m pip install matplotlib</w:t>
      </w:r>
    </w:p>
    <w:p w14:paraId="790EA52E" w14:textId="77777777" w:rsidR="005526F3" w:rsidRPr="00443909" w:rsidRDefault="005526F3"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p>
    <w:p w14:paraId="7C4AF8FA" w14:textId="77777777" w:rsidR="00424A13" w:rsidRDefault="00424A13"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p>
    <w:p w14:paraId="614BF5C8" w14:textId="151438BC" w:rsidR="00ED497F" w:rsidRPr="00A109CB" w:rsidRDefault="00424A13" w:rsidP="00264B2E">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sidRPr="00A109CB">
        <w:rPr>
          <w:rFonts w:cs="Menlo"/>
          <w:b/>
          <w:color w:val="000000"/>
          <w:szCs w:val="22"/>
        </w:rPr>
        <w:t>Linux</w:t>
      </w:r>
    </w:p>
    <w:p w14:paraId="086FADB9" w14:textId="77777777" w:rsidR="009373A7" w:rsidRDefault="009373A7" w:rsidP="00424A13">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7292C6E2" w14:textId="343F0328" w:rsidR="009373A7" w:rsidRDefault="009373A7" w:rsidP="00937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Pr>
          <w:rFonts w:ascii="Menlo" w:hAnsi="Menlo" w:cs="Menlo"/>
          <w:color w:val="000000"/>
          <w:sz w:val="22"/>
          <w:szCs w:val="22"/>
        </w:rPr>
        <w:tab/>
        <w:t xml:space="preserve"> </w:t>
      </w:r>
      <w:r w:rsidR="00C71A58">
        <w:rPr>
          <w:rFonts w:ascii="Andale Mono" w:hAnsi="Andale Mono" w:cs="Menlo"/>
          <w:color w:val="000000"/>
          <w:sz w:val="22"/>
          <w:szCs w:val="22"/>
        </w:rPr>
        <w:t>sudo apt</w:t>
      </w:r>
      <w:r w:rsidR="00BA038F">
        <w:rPr>
          <w:rFonts w:ascii="Andale Mono" w:hAnsi="Andale Mono" w:cs="Menlo"/>
          <w:color w:val="000000"/>
          <w:sz w:val="22"/>
          <w:szCs w:val="22"/>
        </w:rPr>
        <w:t>-get install python3-skimage</w:t>
      </w:r>
    </w:p>
    <w:p w14:paraId="756FBD8A" w14:textId="77777777" w:rsidR="00B14064" w:rsidRDefault="00B14064" w:rsidP="00424A13">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2114C045" w14:textId="25D3BB97" w:rsidR="00FC73EA" w:rsidRPr="00A64A2D" w:rsidRDefault="00B14064" w:rsidP="00A64A2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b/>
          <w:color w:val="000000"/>
          <w:szCs w:val="22"/>
        </w:rPr>
        <w:t>Windows</w:t>
      </w:r>
    </w:p>
    <w:p w14:paraId="2EF385FC" w14:textId="42CFF638" w:rsidR="00A64A2D" w:rsidRDefault="00A64A2D" w:rsidP="00A64A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cs="Menlo"/>
          <w:color w:val="000000"/>
          <w:szCs w:val="22"/>
        </w:rPr>
      </w:pPr>
    </w:p>
    <w:p w14:paraId="46D05EC1" w14:textId="42866325" w:rsidR="00A64A2D" w:rsidRPr="00A64A2D" w:rsidRDefault="00A64A2D" w:rsidP="00A64A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cs="Menlo"/>
          <w:color w:val="000000"/>
          <w:szCs w:val="22"/>
        </w:rPr>
      </w:pPr>
    </w:p>
    <w:p w14:paraId="3D80BF02" w14:textId="4050385A" w:rsidR="00BF6EC1" w:rsidRDefault="00BF6EC1" w:rsidP="00BF6EC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333333"/>
          <w:spacing w:val="5"/>
          <w:sz w:val="20"/>
          <w:szCs w:val="20"/>
          <w:lang w:eastAsia="en-GB"/>
        </w:rPr>
      </w:pPr>
      <w:r w:rsidRPr="00BF6EC1">
        <w:rPr>
          <w:rFonts w:ascii="Andale Mono" w:hAnsi="Andale Mono" w:cs="Menlo"/>
          <w:color w:val="000000"/>
          <w:sz w:val="22"/>
          <w:szCs w:val="22"/>
        </w:rPr>
        <w:t>pip3 install scikit-image</w:t>
      </w:r>
    </w:p>
    <w:p w14:paraId="09E683E1" w14:textId="77777777" w:rsidR="00B14064" w:rsidRPr="009373A7" w:rsidRDefault="00B14064" w:rsidP="00B1406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1994B169" w14:textId="77777777" w:rsidR="00CD50A9" w:rsidRDefault="00CD50A9"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7866C742" w14:textId="77777777" w:rsidR="00CD50A9" w:rsidRDefault="00CD50A9"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commentRangeStart w:id="64"/>
      <w:r>
        <w:rPr>
          <w:rFonts w:cs="Menlo"/>
          <w:b/>
          <w:color w:val="000000"/>
          <w:szCs w:val="22"/>
        </w:rPr>
        <w:t>Tutorial</w:t>
      </w:r>
      <w:commentRangeEnd w:id="64"/>
      <w:r w:rsidR="00995569">
        <w:rPr>
          <w:rStyle w:val="CommentReference"/>
        </w:rPr>
        <w:commentReference w:id="64"/>
      </w:r>
    </w:p>
    <w:p w14:paraId="386FC530" w14:textId="77777777" w:rsidR="00CD50A9" w:rsidRDefault="00CD50A9"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p>
    <w:p w14:paraId="32EC9F80" w14:textId="77777777" w:rsidR="00CD50A9" w:rsidRDefault="00CD50A9"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color w:val="000000"/>
          <w:szCs w:val="22"/>
        </w:rPr>
        <w:t>In this tutorial we learn about some inbuilt functions in the scikit-image library.</w:t>
      </w:r>
    </w:p>
    <w:p w14:paraId="02C874EC" w14:textId="77777777" w:rsidR="00CD50A9" w:rsidRDefault="00CD50A9"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3E11B738" w14:textId="77777777" w:rsidR="00443909" w:rsidRDefault="00CD50A9"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b/>
          <w:color w:val="000000"/>
          <w:szCs w:val="22"/>
        </w:rPr>
        <w:t>Read an Image</w:t>
      </w:r>
    </w:p>
    <w:p w14:paraId="530943EF" w14:textId="77777777" w:rsidR="00157C32" w:rsidRDefault="00157C32"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64355946" w14:textId="6554C988" w:rsidR="00157C32" w:rsidRDefault="00157C32"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color w:val="000000"/>
          <w:szCs w:val="22"/>
        </w:rPr>
        <w:t xml:space="preserve">Image can be read using the imread() function in the io module of the library. </w:t>
      </w:r>
      <w:r w:rsidR="00AA2BD6">
        <w:rPr>
          <w:rFonts w:cs="Menlo"/>
          <w:color w:val="000000"/>
          <w:szCs w:val="22"/>
        </w:rPr>
        <w:t>It returns an ndarray. An ndarray in python is N dimensional array.</w:t>
      </w:r>
    </w:p>
    <w:p w14:paraId="3E48701E" w14:textId="77777777" w:rsidR="00AA2BD6" w:rsidRDefault="00AA2BD6"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127C6791" w14:textId="77777777" w:rsidR="00943CFA" w:rsidRPr="00943CFA" w:rsidRDefault="00943CFA" w:rsidP="00943C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943CFA">
        <w:rPr>
          <w:rFonts w:ascii="Andale Mono" w:hAnsi="Andale Mono" w:cs="Menlo"/>
          <w:color w:val="000000"/>
          <w:sz w:val="22"/>
          <w:szCs w:val="22"/>
        </w:rPr>
        <w:t>&gt;&gt;&gt; from skimage import io</w:t>
      </w:r>
    </w:p>
    <w:p w14:paraId="499DEB95" w14:textId="77777777" w:rsidR="00943CFA" w:rsidRPr="00943CFA" w:rsidRDefault="00943CFA" w:rsidP="00943C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943CFA">
        <w:rPr>
          <w:rFonts w:ascii="Andale Mono" w:hAnsi="Andale Mono" w:cs="Menlo"/>
          <w:color w:val="000000"/>
          <w:sz w:val="22"/>
          <w:szCs w:val="22"/>
        </w:rPr>
        <w:t>&gt;&gt;&gt; img = io.imread("image.png")</w:t>
      </w:r>
    </w:p>
    <w:p w14:paraId="6AD89899" w14:textId="11A7B98A" w:rsidR="00943CFA" w:rsidRPr="00943CFA" w:rsidRDefault="00943CFA" w:rsidP="00943C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 w:val="22"/>
          <w:szCs w:val="22"/>
        </w:rPr>
      </w:pPr>
      <w:r w:rsidRPr="00943CFA">
        <w:rPr>
          <w:rFonts w:ascii="Andale Mono" w:hAnsi="Andale Mono" w:cs="Menlo"/>
          <w:color w:val="000000"/>
          <w:sz w:val="22"/>
          <w:szCs w:val="22"/>
        </w:rPr>
        <w:t>&gt;&gt;&gt; io.imshow("image.png")</w:t>
      </w:r>
    </w:p>
    <w:p w14:paraId="4D8AB62F" w14:textId="1263033F" w:rsidR="00943CFA" w:rsidRDefault="00943CFA" w:rsidP="00943C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5" w:author="Salil Kapur" w:date="2017-03-31T17:32:00Z"/>
          <w:rFonts w:ascii="Andale Mono" w:hAnsi="Andale Mono" w:cs="Menlo"/>
          <w:color w:val="000000"/>
          <w:sz w:val="22"/>
          <w:szCs w:val="22"/>
        </w:rPr>
      </w:pPr>
      <w:r w:rsidRPr="00943CFA">
        <w:rPr>
          <w:rFonts w:ascii="Andale Mono" w:hAnsi="Andale Mono" w:cs="Menlo"/>
          <w:color w:val="000000"/>
          <w:sz w:val="22"/>
          <w:szCs w:val="22"/>
        </w:rPr>
        <w:t>&gt;&gt;&gt; io.show()</w:t>
      </w:r>
    </w:p>
    <w:p w14:paraId="5561A82E" w14:textId="1E7DDA42" w:rsidR="00995569" w:rsidRDefault="00995569" w:rsidP="00943C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6" w:author="Salil Kapur" w:date="2017-03-31T17:33:00Z"/>
          <w:b/>
          <w:lang w:val="en-US"/>
        </w:rPr>
      </w:pPr>
      <w:commentRangeStart w:id="67"/>
      <w:ins w:id="68" w:author="Salil Kapur" w:date="2017-03-31T17:32:00Z">
        <w:r w:rsidRPr="00995569">
          <w:rPr>
            <w:b/>
            <w:lang w:val="en-US"/>
            <w:rPrChange w:id="69" w:author="Salil Kapur" w:date="2017-03-31T17:32:00Z">
              <w:rPr>
                <w:rFonts w:ascii="Andale Mono" w:hAnsi="Andale Mono" w:cs="Menlo"/>
                <w:color w:val="000000"/>
                <w:sz w:val="22"/>
                <w:szCs w:val="22"/>
              </w:rPr>
            </w:rPrChange>
          </w:rPr>
          <w:t>Write Image</w:t>
        </w:r>
      </w:ins>
      <w:commentRangeEnd w:id="67"/>
      <w:ins w:id="70" w:author="Salil Kapur" w:date="2017-03-31T17:33:00Z">
        <w:r>
          <w:rPr>
            <w:rStyle w:val="CommentReference"/>
          </w:rPr>
          <w:commentReference w:id="67"/>
        </w:r>
      </w:ins>
    </w:p>
    <w:p w14:paraId="575DA9AE" w14:textId="77777777" w:rsidR="00995569" w:rsidRPr="00943CFA" w:rsidRDefault="00995569" w:rsidP="00943C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Menlo"/>
          <w:color w:val="000000"/>
          <w:szCs w:val="22"/>
        </w:rPr>
      </w:pPr>
    </w:p>
    <w:p w14:paraId="12083150" w14:textId="77777777" w:rsidR="004B49BA" w:rsidRDefault="004B49BA" w:rsidP="004B49BA">
      <w:pPr>
        <w:tabs>
          <w:tab w:val="left" w:pos="960"/>
        </w:tabs>
        <w:rPr>
          <w:b/>
          <w:lang w:val="en-US"/>
        </w:rPr>
      </w:pPr>
      <w:r>
        <w:rPr>
          <w:b/>
          <w:lang w:val="en-US"/>
        </w:rPr>
        <w:t>Data module</w:t>
      </w:r>
    </w:p>
    <w:p w14:paraId="45E48044" w14:textId="77777777" w:rsidR="004B49BA" w:rsidRDefault="004B49BA"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p>
    <w:p w14:paraId="4F29F7B2" w14:textId="31B3AF87" w:rsidR="003C0E01" w:rsidRDefault="004B49BA"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color w:val="000000"/>
          <w:szCs w:val="22"/>
        </w:rPr>
        <w:t xml:space="preserve">This module provides some standard test images which one can work on like a grayscale camera image, grayscale “text” image, coffee cup etc. these images can </w:t>
      </w:r>
      <w:ins w:id="71" w:author="Salil Kapur" w:date="2017-03-31T17:31:00Z">
        <w:r w:rsidR="00995569">
          <w:rPr>
            <w:rFonts w:cs="Menlo"/>
            <w:color w:val="000000"/>
            <w:szCs w:val="22"/>
          </w:rPr>
          <w:t xml:space="preserve">be </w:t>
        </w:r>
      </w:ins>
      <w:r>
        <w:rPr>
          <w:rFonts w:cs="Menlo"/>
          <w:color w:val="000000"/>
          <w:szCs w:val="22"/>
        </w:rPr>
        <w:t xml:space="preserve">used as great examples to demonstrate some of the algorithms </w:t>
      </w:r>
      <w:ins w:id="72" w:author="Salil Kapur" w:date="2017-03-31T17:31:00Z">
        <w:r w:rsidR="00995569">
          <w:rPr>
            <w:rFonts w:cs="Menlo"/>
            <w:color w:val="000000"/>
            <w:szCs w:val="22"/>
          </w:rPr>
          <w:t>in</w:t>
        </w:r>
      </w:ins>
      <w:del w:id="73" w:author="Salil Kapur" w:date="2017-03-31T17:31:00Z">
        <w:r w:rsidDel="00995569">
          <w:rPr>
            <w:rFonts w:cs="Menlo"/>
            <w:color w:val="000000"/>
            <w:szCs w:val="22"/>
          </w:rPr>
          <w:delText>of</w:delText>
        </w:r>
      </w:del>
      <w:r>
        <w:rPr>
          <w:rFonts w:cs="Menlo"/>
          <w:color w:val="000000"/>
          <w:szCs w:val="22"/>
        </w:rPr>
        <w:t xml:space="preserve"> image processing.</w:t>
      </w:r>
    </w:p>
    <w:p w14:paraId="45C1601A" w14:textId="77777777" w:rsidR="003C0E01" w:rsidRDefault="003C0E01"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6E6AD041" w14:textId="4D40E06B" w:rsidR="00020A08" w:rsidRDefault="00020A08"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r>
        <w:rPr>
          <w:rFonts w:cs="Menlo"/>
          <w:b/>
          <w:color w:val="000000"/>
          <w:szCs w:val="22"/>
        </w:rPr>
        <w:t>skimage.data.camera()</w:t>
      </w:r>
    </w:p>
    <w:p w14:paraId="5137C634" w14:textId="346B5B35" w:rsidR="00580D16" w:rsidRDefault="00580D16"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color w:val="000000"/>
          <w:szCs w:val="22"/>
        </w:rPr>
        <w:t>returns an image array</w:t>
      </w:r>
    </w:p>
    <w:p w14:paraId="5818DF71" w14:textId="77777777" w:rsidR="00F64370" w:rsidRPr="00580D16" w:rsidRDefault="00F64370"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791346F4" w14:textId="77777777" w:rsidR="00020A08" w:rsidRPr="00020A08" w:rsidRDefault="00020A08" w:rsidP="00020A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020A08">
        <w:rPr>
          <w:rFonts w:ascii="Andale Mono" w:hAnsi="Andale Mono" w:cs="Andale Mono"/>
          <w:color w:val="000000" w:themeColor="text1"/>
          <w:sz w:val="22"/>
        </w:rPr>
        <w:t>&gt;&gt;&gt; from skimage import data</w:t>
      </w:r>
    </w:p>
    <w:p w14:paraId="5C80F4AA" w14:textId="7CC18963" w:rsidR="00020A08" w:rsidRPr="00020A08" w:rsidRDefault="00020A08" w:rsidP="00020A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Pr>
          <w:rFonts w:ascii="Andale Mono" w:hAnsi="Andale Mono" w:cs="Andale Mono"/>
          <w:color w:val="000000" w:themeColor="text1"/>
          <w:sz w:val="22"/>
        </w:rPr>
        <w:t>&gt;&gt;&gt; io.imshow(data.camera())</w:t>
      </w:r>
    </w:p>
    <w:p w14:paraId="12C42D60" w14:textId="5A36F31A" w:rsidR="00020A08" w:rsidRDefault="00020A08" w:rsidP="00020A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020A08">
        <w:rPr>
          <w:rFonts w:ascii="Andale Mono" w:hAnsi="Andale Mono" w:cs="Andale Mono"/>
          <w:color w:val="000000" w:themeColor="text1"/>
          <w:sz w:val="22"/>
        </w:rPr>
        <w:t>&gt;&gt;&gt; io.show()</w:t>
      </w:r>
    </w:p>
    <w:p w14:paraId="21E35707" w14:textId="77777777" w:rsidR="00FA2DFB" w:rsidRDefault="00FA2DFB" w:rsidP="00020A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p>
    <w:p w14:paraId="298E5BB2" w14:textId="77777777" w:rsidR="00FA2DFB" w:rsidRPr="00020A08" w:rsidRDefault="00FA2DFB" w:rsidP="00020A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themeColor="text1"/>
          <w:sz w:val="22"/>
          <w:szCs w:val="22"/>
        </w:rPr>
      </w:pPr>
    </w:p>
    <w:p w14:paraId="26908E34" w14:textId="5260450D" w:rsidR="003C0E01" w:rsidRDefault="006B0619"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r>
        <w:rPr>
          <w:rFonts w:cs="Menlo"/>
          <w:b/>
          <w:noProof/>
          <w:color w:val="000000"/>
          <w:szCs w:val="22"/>
          <w:lang w:eastAsia="en-GB"/>
        </w:rPr>
        <w:t xml:space="preserve">                                                 </w:t>
      </w:r>
      <w:r w:rsidR="00020A08">
        <w:rPr>
          <w:rFonts w:cs="Menlo"/>
          <w:b/>
          <w:noProof/>
          <w:color w:val="000000"/>
          <w:szCs w:val="22"/>
          <w:lang w:eastAsia="en-GB"/>
        </w:rPr>
        <w:drawing>
          <wp:inline distT="0" distB="0" distL="0" distR="0" wp14:anchorId="7702BF1C" wp14:editId="2A9D44F2">
            <wp:extent cx="2337435" cy="2337435"/>
            <wp:effectExtent l="0" t="0" r="0" b="0"/>
            <wp:docPr id="14" name="Picture 14" descr="Test%20Codes/skimage/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0Codes/skimage/came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7472" cy="2337472"/>
                    </a:xfrm>
                    <a:prstGeom prst="rect">
                      <a:avLst/>
                    </a:prstGeom>
                    <a:noFill/>
                    <a:ln>
                      <a:noFill/>
                    </a:ln>
                  </pic:spPr>
                </pic:pic>
              </a:graphicData>
            </a:graphic>
          </wp:inline>
        </w:drawing>
      </w:r>
    </w:p>
    <w:p w14:paraId="09656A3A" w14:textId="1DC2B7AA" w:rsidR="00020A08" w:rsidRDefault="006B0619" w:rsidP="006B06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enlo"/>
          <w:color w:val="000000"/>
          <w:szCs w:val="22"/>
        </w:rPr>
      </w:pPr>
      <w:r>
        <w:rPr>
          <w:rFonts w:cs="Menlo"/>
          <w:color w:val="000000"/>
          <w:szCs w:val="22"/>
        </w:rPr>
        <w:t>figure 1.8 image returned by the camera() function</w:t>
      </w:r>
    </w:p>
    <w:p w14:paraId="4347DE0E" w14:textId="77777777" w:rsidR="00580D16" w:rsidRDefault="00580D16" w:rsidP="00580D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07296968" w14:textId="77777777" w:rsidR="00C30861" w:rsidRDefault="00C30861" w:rsidP="00580D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p>
    <w:p w14:paraId="31B6955C" w14:textId="448CAAA3" w:rsidR="00580D16" w:rsidRPr="00580D16" w:rsidRDefault="00580D16" w:rsidP="00580D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r w:rsidRPr="00580D16">
        <w:rPr>
          <w:rFonts w:cs="Menlo"/>
          <w:b/>
          <w:color w:val="000000"/>
          <w:szCs w:val="22"/>
        </w:rPr>
        <w:t>skimage.data.text()</w:t>
      </w:r>
    </w:p>
    <w:p w14:paraId="371EA357" w14:textId="6EB54CEE" w:rsidR="00580D16" w:rsidRDefault="00F64370" w:rsidP="00580D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Times New Roman" w:hAnsi="Times New Roman" w:cs="Times New Roman"/>
          <w:lang w:eastAsia="en-GB"/>
        </w:rPr>
      </w:pPr>
      <w:r>
        <w:rPr>
          <w:rFonts w:ascii="Times New Roman" w:eastAsia="Times New Roman" w:hAnsi="Times New Roman" w:cs="Times New Roman"/>
          <w:lang w:eastAsia="en-GB"/>
        </w:rPr>
        <w:t>returns an image array</w:t>
      </w:r>
    </w:p>
    <w:p w14:paraId="4CEE5810" w14:textId="77777777" w:rsidR="00F64370" w:rsidRDefault="00F64370" w:rsidP="00580D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Times New Roman" w:hAnsi="Times New Roman" w:cs="Times New Roman"/>
          <w:lang w:eastAsia="en-GB"/>
        </w:rPr>
      </w:pPr>
    </w:p>
    <w:p w14:paraId="5C9CF7C1" w14:textId="77777777" w:rsidR="00C30861" w:rsidRPr="00020A08" w:rsidRDefault="00C30861" w:rsidP="00C308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020A08">
        <w:rPr>
          <w:rFonts w:ascii="Andale Mono" w:hAnsi="Andale Mono" w:cs="Andale Mono"/>
          <w:color w:val="000000" w:themeColor="text1"/>
          <w:sz w:val="22"/>
        </w:rPr>
        <w:t>&gt;&gt;&gt; from skimage import data</w:t>
      </w:r>
    </w:p>
    <w:p w14:paraId="0CD9921D" w14:textId="2F8B1ECD" w:rsidR="00C30861" w:rsidRPr="00020A08" w:rsidRDefault="00C30861" w:rsidP="00C308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Pr>
          <w:rFonts w:ascii="Andale Mono" w:hAnsi="Andale Mono" w:cs="Andale Mono"/>
          <w:color w:val="000000" w:themeColor="text1"/>
          <w:sz w:val="22"/>
        </w:rPr>
        <w:t>&gt;&gt;&gt; io.imshow(data.text())</w:t>
      </w:r>
    </w:p>
    <w:p w14:paraId="11C724B3" w14:textId="77777777" w:rsidR="00C30861" w:rsidRDefault="00C30861" w:rsidP="00C308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020A08">
        <w:rPr>
          <w:rFonts w:ascii="Andale Mono" w:hAnsi="Andale Mono" w:cs="Andale Mono"/>
          <w:color w:val="000000" w:themeColor="text1"/>
          <w:sz w:val="22"/>
        </w:rPr>
        <w:t>&gt;&gt;&gt; io.show()</w:t>
      </w:r>
    </w:p>
    <w:p w14:paraId="3C552E9D" w14:textId="77777777" w:rsidR="00F64370" w:rsidRDefault="00F64370" w:rsidP="00580D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Times New Roman" w:hAnsi="Times New Roman" w:cs="Times New Roman"/>
          <w:lang w:eastAsia="en-GB"/>
        </w:rPr>
      </w:pPr>
    </w:p>
    <w:p w14:paraId="002BA5E0" w14:textId="5B485045" w:rsidR="00580D16" w:rsidRDefault="00C30861" w:rsidP="00580D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noProof/>
          <w:color w:val="000000"/>
          <w:szCs w:val="22"/>
          <w:lang w:eastAsia="en-GB"/>
        </w:rPr>
        <w:drawing>
          <wp:inline distT="0" distB="0" distL="0" distR="0" wp14:anchorId="2E2AC372" wp14:editId="7DA79A13">
            <wp:extent cx="5690368" cy="1911084"/>
            <wp:effectExtent l="0" t="0" r="0" b="0"/>
            <wp:docPr id="15" name="Picture 15" descr="Test%20Codes/skimage/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20Codes/skimage/tex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878" cy="1920659"/>
                    </a:xfrm>
                    <a:prstGeom prst="rect">
                      <a:avLst/>
                    </a:prstGeom>
                    <a:noFill/>
                    <a:ln>
                      <a:noFill/>
                    </a:ln>
                  </pic:spPr>
                </pic:pic>
              </a:graphicData>
            </a:graphic>
          </wp:inline>
        </w:drawing>
      </w:r>
    </w:p>
    <w:p w14:paraId="003C4CF9" w14:textId="2429A004" w:rsidR="00C30861" w:rsidRPr="004B49BA" w:rsidRDefault="00C30861" w:rsidP="00C308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enlo"/>
          <w:color w:val="000000"/>
          <w:szCs w:val="22"/>
        </w:rPr>
      </w:pPr>
      <w:r>
        <w:rPr>
          <w:rFonts w:cs="Menlo"/>
          <w:color w:val="000000"/>
          <w:szCs w:val="22"/>
        </w:rPr>
        <w:t>figure 1.9 image returned by text() function and it can used as an example for corner detection</w:t>
      </w:r>
    </w:p>
    <w:p w14:paraId="6EA02DC1" w14:textId="77777777" w:rsidR="004B49BA" w:rsidRDefault="004B49BA"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p>
    <w:p w14:paraId="0C2835FF" w14:textId="36DAF0ED" w:rsidR="00FD7415" w:rsidRPr="008D4E47" w:rsidRDefault="008D4E47"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r w:rsidRPr="008D4E47">
        <w:rPr>
          <w:rFonts w:cs="Menlo"/>
          <w:b/>
          <w:color w:val="000000"/>
          <w:szCs w:val="22"/>
        </w:rPr>
        <w:t>Color module</w:t>
      </w:r>
    </w:p>
    <w:p w14:paraId="3732E729" w14:textId="77777777" w:rsidR="008D4E47" w:rsidRDefault="008D4E47"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 w:val="22"/>
          <w:szCs w:val="22"/>
        </w:rPr>
      </w:pPr>
    </w:p>
    <w:p w14:paraId="0859968F" w14:textId="7ACE1D58" w:rsidR="008D4E47" w:rsidRDefault="008D4E47"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color w:val="000000"/>
          <w:szCs w:val="22"/>
        </w:rPr>
        <w:t xml:space="preserve">This module of the library contains functions like converting image of one color space to another. </w:t>
      </w:r>
      <w:r w:rsidR="009B2AC8">
        <w:rPr>
          <w:rFonts w:cs="Menlo"/>
          <w:color w:val="000000"/>
          <w:szCs w:val="22"/>
        </w:rPr>
        <w:t>One of the functions is</w:t>
      </w:r>
      <w:r>
        <w:rPr>
          <w:rFonts w:cs="Menlo"/>
          <w:color w:val="000000"/>
          <w:szCs w:val="22"/>
        </w:rPr>
        <w:t>:</w:t>
      </w:r>
    </w:p>
    <w:p w14:paraId="29CD7F12" w14:textId="77777777" w:rsidR="008D4E47" w:rsidRDefault="008D4E47"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07E73673" w14:textId="184AC31D" w:rsidR="008D4E47" w:rsidRDefault="008D4E47"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r>
        <w:rPr>
          <w:rFonts w:cs="Menlo"/>
          <w:b/>
          <w:color w:val="000000"/>
          <w:szCs w:val="22"/>
        </w:rPr>
        <w:t>Convert RGB to Gray</w:t>
      </w:r>
    </w:p>
    <w:p w14:paraId="4C209040" w14:textId="77777777" w:rsidR="008D4E47" w:rsidRDefault="008D4E47"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p>
    <w:p w14:paraId="072BFD8A" w14:textId="041ED64C" w:rsidR="008D4E47" w:rsidRDefault="008D4E47"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color w:val="000000"/>
          <w:szCs w:val="22"/>
        </w:rPr>
        <w:t>rgb2gray() function in the module can be used to convert a RGB image to a grayscale image.</w:t>
      </w:r>
      <w:r w:rsidR="00BC0214">
        <w:rPr>
          <w:rFonts w:cs="Menlo"/>
          <w:color w:val="000000"/>
          <w:szCs w:val="22"/>
        </w:rPr>
        <w:t xml:space="preserve"> It takes the RGB image array as input and returns the grayscale image array.</w:t>
      </w:r>
    </w:p>
    <w:p w14:paraId="3BF6BF8A" w14:textId="77777777" w:rsidR="00BC0214" w:rsidRDefault="00BC0214"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2B9B9BCC" w14:textId="77777777" w:rsidR="00BC0214" w:rsidRPr="00BC0214" w:rsidRDefault="00BC0214" w:rsidP="00BC02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BC0214">
        <w:rPr>
          <w:rFonts w:ascii="Andale Mono" w:hAnsi="Andale Mono" w:cs="Andale Mono"/>
          <w:color w:val="000000" w:themeColor="text1"/>
          <w:sz w:val="22"/>
        </w:rPr>
        <w:t>&gt;&gt;&gt; from skimage import io, color</w:t>
      </w:r>
    </w:p>
    <w:p w14:paraId="0BB4B6C2" w14:textId="77777777" w:rsidR="00BC0214" w:rsidRPr="00BC0214" w:rsidRDefault="00BC0214" w:rsidP="00BC02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BC0214">
        <w:rPr>
          <w:rFonts w:ascii="Andale Mono" w:hAnsi="Andale Mono" w:cs="Andale Mono"/>
          <w:color w:val="000000" w:themeColor="text1"/>
          <w:sz w:val="22"/>
        </w:rPr>
        <w:t>&gt;&gt;&gt; img = io.imread("image.png")</w:t>
      </w:r>
    </w:p>
    <w:p w14:paraId="2ED3D531" w14:textId="77777777" w:rsidR="00BC0214" w:rsidRPr="00BC0214" w:rsidRDefault="00BC0214" w:rsidP="00BC02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BC0214">
        <w:rPr>
          <w:rFonts w:ascii="Andale Mono" w:hAnsi="Andale Mono" w:cs="Andale Mono"/>
          <w:color w:val="000000" w:themeColor="text1"/>
          <w:sz w:val="22"/>
        </w:rPr>
        <w:t>&gt;&gt;&gt; gray = color.rgb2gray(img)</w:t>
      </w:r>
    </w:p>
    <w:p w14:paraId="2E0FC7D3" w14:textId="0FA692CB" w:rsidR="00BC0214" w:rsidRPr="00BC0214" w:rsidRDefault="00BC0214" w:rsidP="00BC02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BC0214">
        <w:rPr>
          <w:rFonts w:ascii="Andale Mono" w:hAnsi="Andale Mono" w:cs="Andale Mono"/>
          <w:color w:val="000000" w:themeColor="text1"/>
          <w:sz w:val="22"/>
        </w:rPr>
        <w:t>&gt;&gt;&gt; io.imshow(gray)</w:t>
      </w:r>
    </w:p>
    <w:p w14:paraId="045A2EFF" w14:textId="5AC2D935" w:rsidR="00BC0214" w:rsidRPr="00BC0214" w:rsidRDefault="00BC0214" w:rsidP="00BC02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themeColor="text1"/>
          <w:sz w:val="22"/>
          <w:szCs w:val="22"/>
        </w:rPr>
      </w:pPr>
      <w:r w:rsidRPr="00BC0214">
        <w:rPr>
          <w:rFonts w:ascii="Andale Mono" w:hAnsi="Andale Mono" w:cs="Andale Mono"/>
          <w:color w:val="000000" w:themeColor="text1"/>
          <w:sz w:val="22"/>
        </w:rPr>
        <w:t>&gt;&gt;&gt; io.show()</w:t>
      </w:r>
    </w:p>
    <w:p w14:paraId="43C4D86E" w14:textId="77777777" w:rsidR="008D4E47" w:rsidRDefault="008D4E47"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01A7B571" w14:textId="77777777" w:rsidR="008D4E47" w:rsidRPr="008D4E47" w:rsidRDefault="008D4E47"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0A6F8392" w14:textId="7B994E8D" w:rsidR="0011340E" w:rsidRDefault="00BC0214" w:rsidP="003C7E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r>
        <w:rPr>
          <w:noProof/>
          <w:lang w:eastAsia="en-GB"/>
        </w:rPr>
        <w:drawing>
          <wp:inline distT="0" distB="0" distL="0" distR="0" wp14:anchorId="43676957" wp14:editId="7140FAA8">
            <wp:extent cx="2288540" cy="2288540"/>
            <wp:effectExtent l="0" t="0" r="0" b="0"/>
            <wp:docPr id="13" name="Picture 13" descr="Test%20Codes/gray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20Codes/gray_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8955" cy="2288955"/>
                    </a:xfrm>
                    <a:prstGeom prst="rect">
                      <a:avLst/>
                    </a:prstGeom>
                    <a:noFill/>
                    <a:ln>
                      <a:noFill/>
                    </a:ln>
                  </pic:spPr>
                </pic:pic>
              </a:graphicData>
            </a:graphic>
          </wp:inline>
        </w:drawing>
      </w:r>
    </w:p>
    <w:p w14:paraId="74F158A4" w14:textId="16831C4E" w:rsidR="000F765B" w:rsidRDefault="00803920"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color w:val="000000"/>
          <w:szCs w:val="22"/>
        </w:rPr>
        <w:t>figure 1.10</w:t>
      </w:r>
    </w:p>
    <w:p w14:paraId="0CD87D26" w14:textId="77777777" w:rsidR="00242CA6" w:rsidRDefault="00242CA6"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6845D1A6" w14:textId="7007487B" w:rsidR="00242CA6" w:rsidRDefault="00242CA6"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r>
        <w:rPr>
          <w:rFonts w:cs="Menlo"/>
          <w:b/>
          <w:color w:val="000000"/>
          <w:szCs w:val="22"/>
        </w:rPr>
        <w:t>Draw module</w:t>
      </w:r>
    </w:p>
    <w:p w14:paraId="5988CC02" w14:textId="77777777" w:rsidR="00242CA6" w:rsidRDefault="00242CA6"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p>
    <w:p w14:paraId="62749C21" w14:textId="7384319F" w:rsidR="00242CA6" w:rsidRDefault="00513A5F"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color w:val="000000"/>
          <w:szCs w:val="22"/>
        </w:rPr>
        <w:t>Draw module has various functions to draw different shapes like circle</w:t>
      </w:r>
      <w:r w:rsidR="009029B6">
        <w:rPr>
          <w:rFonts w:cs="Menlo"/>
          <w:color w:val="000000"/>
          <w:szCs w:val="22"/>
        </w:rPr>
        <w:t>, line , polygon etc.</w:t>
      </w:r>
    </w:p>
    <w:p w14:paraId="317092E1" w14:textId="77777777" w:rsidR="009029B6" w:rsidRDefault="009029B6"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46BF8DCA" w14:textId="0CF1DC33" w:rsidR="009029B6" w:rsidRDefault="009029B6"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r>
        <w:rPr>
          <w:rFonts w:cs="Menlo"/>
          <w:b/>
          <w:color w:val="000000"/>
          <w:szCs w:val="22"/>
        </w:rPr>
        <w:t>Circle</w:t>
      </w:r>
    </w:p>
    <w:p w14:paraId="3DAF663C" w14:textId="77777777" w:rsidR="009029B6" w:rsidRDefault="009029B6"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color w:val="000000"/>
          <w:szCs w:val="22"/>
        </w:rPr>
      </w:pPr>
    </w:p>
    <w:p w14:paraId="3599402F" w14:textId="3978003E" w:rsidR="009029B6" w:rsidRDefault="009029B6"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r>
        <w:rPr>
          <w:rFonts w:cs="Menlo"/>
          <w:color w:val="000000"/>
          <w:szCs w:val="22"/>
        </w:rPr>
        <w:t xml:space="preserve">circle() function of the draw module takes the </w:t>
      </w:r>
      <w:r w:rsidR="00F10817">
        <w:rPr>
          <w:rFonts w:cs="Menlo"/>
          <w:color w:val="000000"/>
          <w:szCs w:val="22"/>
        </w:rPr>
        <w:t>centre</w:t>
      </w:r>
      <w:r>
        <w:rPr>
          <w:rFonts w:cs="Menlo"/>
          <w:color w:val="000000"/>
          <w:szCs w:val="22"/>
        </w:rPr>
        <w:t xml:space="preserve"> coordinates and the radius as input and returns all the pixel coordinates which lie within the circle of the given coordinates and radius.</w:t>
      </w:r>
      <w:r w:rsidR="00F10817">
        <w:rPr>
          <w:rFonts w:cs="Menlo"/>
          <w:color w:val="000000"/>
          <w:szCs w:val="22"/>
        </w:rPr>
        <w:t xml:space="preserve"> After getting the pixels within the circle assign them the value 1 in the 2D matrix and all the other points make it 0. This would give you circle.</w:t>
      </w:r>
    </w:p>
    <w:p w14:paraId="36DAA750" w14:textId="77777777" w:rsidR="0030770E" w:rsidRDefault="0030770E"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Cs w:val="22"/>
        </w:rPr>
      </w:pPr>
    </w:p>
    <w:p w14:paraId="73E92707" w14:textId="77777777" w:rsidR="0030770E" w:rsidRPr="0030770E" w:rsidRDefault="0030770E" w:rsidP="003077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30770E">
        <w:rPr>
          <w:rFonts w:ascii="Andale Mono" w:hAnsi="Andale Mono" w:cs="Andale Mono"/>
          <w:color w:val="000000" w:themeColor="text1"/>
          <w:sz w:val="22"/>
        </w:rPr>
        <w:t>&gt;&gt;&gt; import numpy as np</w:t>
      </w:r>
    </w:p>
    <w:p w14:paraId="528B1E45" w14:textId="77777777" w:rsidR="0030770E" w:rsidRPr="0030770E" w:rsidRDefault="0030770E" w:rsidP="003077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30770E">
        <w:rPr>
          <w:rFonts w:ascii="Andale Mono" w:hAnsi="Andale Mono" w:cs="Andale Mono"/>
          <w:color w:val="000000" w:themeColor="text1"/>
          <w:sz w:val="22"/>
        </w:rPr>
        <w:t>&gt;&gt;&gt; from skimage import io, draw</w:t>
      </w:r>
    </w:p>
    <w:p w14:paraId="3E15181B" w14:textId="77777777" w:rsidR="0030770E" w:rsidRPr="0030770E" w:rsidRDefault="0030770E" w:rsidP="003077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30770E">
        <w:rPr>
          <w:rFonts w:ascii="Andale Mono" w:hAnsi="Andale Mono" w:cs="Andale Mono"/>
          <w:color w:val="000000" w:themeColor="text1"/>
          <w:sz w:val="22"/>
        </w:rPr>
        <w:t>&gt;&gt;&gt; img = np.zeros((100, 100), dtype=np.uint8)</w:t>
      </w:r>
    </w:p>
    <w:p w14:paraId="4A4A91E2" w14:textId="0B3021EB" w:rsidR="0030770E" w:rsidRPr="0030770E" w:rsidRDefault="0030770E" w:rsidP="003077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30770E">
        <w:rPr>
          <w:rFonts w:ascii="Andale Mono" w:hAnsi="Andale Mono" w:cs="Andale Mono"/>
          <w:color w:val="000000" w:themeColor="text1"/>
          <w:sz w:val="22"/>
        </w:rPr>
        <w:t>&gt;</w:t>
      </w:r>
      <w:r w:rsidR="00FE5A86">
        <w:rPr>
          <w:rFonts w:ascii="Andale Mono" w:hAnsi="Andale Mono" w:cs="Andale Mono"/>
          <w:color w:val="000000" w:themeColor="text1"/>
          <w:sz w:val="22"/>
        </w:rPr>
        <w:t>&gt;&gt; x , y = draw.circle(50, 50, 10</w:t>
      </w:r>
      <w:r w:rsidRPr="0030770E">
        <w:rPr>
          <w:rFonts w:ascii="Andale Mono" w:hAnsi="Andale Mono" w:cs="Andale Mono"/>
          <w:color w:val="000000" w:themeColor="text1"/>
          <w:sz w:val="22"/>
        </w:rPr>
        <w:t>)</w:t>
      </w:r>
    </w:p>
    <w:p w14:paraId="29CB6F48" w14:textId="77777777" w:rsidR="0030770E" w:rsidRPr="0030770E" w:rsidRDefault="0030770E" w:rsidP="003077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30770E">
        <w:rPr>
          <w:rFonts w:ascii="Andale Mono" w:hAnsi="Andale Mono" w:cs="Andale Mono"/>
          <w:color w:val="000000" w:themeColor="text1"/>
          <w:sz w:val="22"/>
        </w:rPr>
        <w:t>&gt;&gt;&gt; img[x, y] = 1</w:t>
      </w:r>
    </w:p>
    <w:p w14:paraId="7C78F15F" w14:textId="77777777" w:rsidR="0030770E" w:rsidRPr="0030770E" w:rsidRDefault="0030770E" w:rsidP="003077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30770E">
        <w:rPr>
          <w:rFonts w:ascii="Andale Mono" w:hAnsi="Andale Mono" w:cs="Andale Mono"/>
          <w:color w:val="000000" w:themeColor="text1"/>
          <w:sz w:val="22"/>
        </w:rPr>
        <w:t>&gt;&gt;&gt; io.imshow(img)</w:t>
      </w:r>
    </w:p>
    <w:p w14:paraId="7D516FEA" w14:textId="46D0D002" w:rsidR="0030770E" w:rsidRPr="0030770E" w:rsidRDefault="0030770E" w:rsidP="004B49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themeColor="text1"/>
          <w:sz w:val="22"/>
          <w:szCs w:val="22"/>
        </w:rPr>
      </w:pPr>
      <w:r w:rsidRPr="0030770E">
        <w:rPr>
          <w:rFonts w:ascii="Andale Mono" w:hAnsi="Andale Mono" w:cs="Andale Mono"/>
          <w:color w:val="000000" w:themeColor="text1"/>
          <w:sz w:val="22"/>
        </w:rPr>
        <w:t>&gt;&gt;&gt; io.show()</w:t>
      </w:r>
    </w:p>
    <w:p w14:paraId="4EB0379C" w14:textId="77777777" w:rsidR="004133FA" w:rsidRDefault="004133FA" w:rsidP="004133FA">
      <w:pPr>
        <w:tabs>
          <w:tab w:val="left" w:pos="960"/>
        </w:tabs>
        <w:rPr>
          <w:b/>
          <w:lang w:val="en-US"/>
        </w:rPr>
      </w:pPr>
    </w:p>
    <w:p w14:paraId="77F4F00D" w14:textId="77777777" w:rsidR="000247A5" w:rsidRPr="004133FA" w:rsidRDefault="000247A5" w:rsidP="004133FA">
      <w:pPr>
        <w:tabs>
          <w:tab w:val="left" w:pos="960"/>
        </w:tabs>
        <w:rPr>
          <w:rFonts w:ascii="Helvetica" w:eastAsia="Times New Roman" w:hAnsi="Helvetica" w:cs="Times New Roman"/>
          <w:b/>
          <w:bCs/>
          <w:color w:val="333333"/>
          <w:spacing w:val="5"/>
          <w:sz w:val="36"/>
          <w:szCs w:val="36"/>
          <w:lang w:eastAsia="en-GB"/>
        </w:rPr>
      </w:pPr>
    </w:p>
    <w:p w14:paraId="12EED4A5" w14:textId="77777777" w:rsidR="00C15F67" w:rsidRPr="000247A5" w:rsidRDefault="00C15F67" w:rsidP="000247A5">
      <w:pPr>
        <w:tabs>
          <w:tab w:val="left" w:pos="960"/>
        </w:tabs>
        <w:rPr>
          <w:lang w:val="en-US"/>
        </w:rPr>
      </w:pPr>
    </w:p>
    <w:p w14:paraId="6F6068F3" w14:textId="39F364A6" w:rsidR="00C15F67" w:rsidRPr="000247A5" w:rsidRDefault="001952C6" w:rsidP="000247A5">
      <w:pPr>
        <w:tabs>
          <w:tab w:val="left" w:pos="960"/>
        </w:tabs>
        <w:rPr>
          <w:lang w:val="en-US"/>
        </w:rPr>
      </w:pPr>
      <w:r>
        <w:rPr>
          <w:lang w:val="en-US"/>
        </w:rPr>
        <w:t xml:space="preserve">                               </w:t>
      </w:r>
      <w:r w:rsidR="000247A5">
        <w:rPr>
          <w:lang w:val="en-US"/>
        </w:rPr>
        <w:t xml:space="preserve">  </w:t>
      </w:r>
      <w:r w:rsidR="000247A5">
        <w:rPr>
          <w:noProof/>
          <w:lang w:eastAsia="en-GB"/>
        </w:rPr>
        <w:drawing>
          <wp:inline distT="0" distB="0" distL="0" distR="0" wp14:anchorId="4882120A" wp14:editId="283600D9">
            <wp:extent cx="3260695" cy="2448779"/>
            <wp:effectExtent l="0" t="0" r="0" b="0"/>
            <wp:docPr id="16" name="Picture 16"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rc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1700" cy="2464554"/>
                    </a:xfrm>
                    <a:prstGeom prst="rect">
                      <a:avLst/>
                    </a:prstGeom>
                    <a:noFill/>
                    <a:ln>
                      <a:noFill/>
                    </a:ln>
                  </pic:spPr>
                </pic:pic>
              </a:graphicData>
            </a:graphic>
          </wp:inline>
        </w:drawing>
      </w:r>
    </w:p>
    <w:p w14:paraId="60A71628" w14:textId="13BC7E8F" w:rsidR="00C15F67" w:rsidRDefault="00057752" w:rsidP="00057752">
      <w:pPr>
        <w:pStyle w:val="ListParagraph"/>
        <w:tabs>
          <w:tab w:val="left" w:pos="960"/>
        </w:tabs>
        <w:rPr>
          <w:lang w:val="en-US"/>
        </w:rPr>
      </w:pPr>
      <w:r>
        <w:rPr>
          <w:lang w:val="en-US"/>
        </w:rPr>
        <w:t xml:space="preserve">                    </w:t>
      </w:r>
      <w:r w:rsidR="000247A5">
        <w:rPr>
          <w:lang w:val="en-US"/>
        </w:rPr>
        <w:t xml:space="preserve">figure 1.11 circle of radius </w:t>
      </w:r>
      <w:r w:rsidR="00057708">
        <w:rPr>
          <w:lang w:val="en-US"/>
        </w:rPr>
        <w:t xml:space="preserve">10 and </w:t>
      </w:r>
      <w:r w:rsidR="00880027">
        <w:rPr>
          <w:lang w:val="en-US"/>
        </w:rPr>
        <w:t>Centre</w:t>
      </w:r>
      <w:r w:rsidR="00057708">
        <w:rPr>
          <w:lang w:val="en-US"/>
        </w:rPr>
        <w:t xml:space="preserve"> (50, 50)</w:t>
      </w:r>
    </w:p>
    <w:p w14:paraId="0509DB52" w14:textId="26EDF8BA" w:rsidR="00C15F67" w:rsidRDefault="00C15F67" w:rsidP="00603B65">
      <w:pPr>
        <w:pStyle w:val="ListParagraph"/>
        <w:tabs>
          <w:tab w:val="left" w:pos="960"/>
        </w:tabs>
        <w:rPr>
          <w:lang w:val="en-US"/>
        </w:rPr>
      </w:pPr>
    </w:p>
    <w:p w14:paraId="662F83A5" w14:textId="77777777" w:rsidR="00C15F67" w:rsidRDefault="00C15F67" w:rsidP="00BE0CB1">
      <w:pPr>
        <w:tabs>
          <w:tab w:val="left" w:pos="960"/>
        </w:tabs>
        <w:rPr>
          <w:lang w:val="en-US"/>
        </w:rPr>
      </w:pPr>
    </w:p>
    <w:p w14:paraId="540D878B" w14:textId="3B95952B" w:rsidR="00BE0CB1" w:rsidRDefault="00BE0CB1" w:rsidP="00BE0CB1">
      <w:pPr>
        <w:tabs>
          <w:tab w:val="left" w:pos="960"/>
        </w:tabs>
        <w:rPr>
          <w:b/>
          <w:lang w:val="en-US"/>
        </w:rPr>
      </w:pPr>
      <w:r>
        <w:rPr>
          <w:b/>
          <w:lang w:val="en-US"/>
        </w:rPr>
        <w:t>E</w:t>
      </w:r>
      <w:r w:rsidR="00E26E35">
        <w:rPr>
          <w:b/>
          <w:lang w:val="en-US"/>
        </w:rPr>
        <w:t>l</w:t>
      </w:r>
      <w:r>
        <w:rPr>
          <w:b/>
          <w:lang w:val="en-US"/>
        </w:rPr>
        <w:t>lipse</w:t>
      </w:r>
    </w:p>
    <w:p w14:paraId="2615CFAA" w14:textId="77777777" w:rsidR="00BE0CB1" w:rsidRDefault="00BE0CB1" w:rsidP="00BE0CB1">
      <w:pPr>
        <w:tabs>
          <w:tab w:val="left" w:pos="960"/>
        </w:tabs>
        <w:rPr>
          <w:b/>
          <w:lang w:val="en-US"/>
        </w:rPr>
      </w:pPr>
    </w:p>
    <w:p w14:paraId="19D8D2D1" w14:textId="2321A0C0" w:rsidR="00BE0CB1" w:rsidRDefault="00880027" w:rsidP="00BE0CB1">
      <w:pPr>
        <w:tabs>
          <w:tab w:val="left" w:pos="960"/>
        </w:tabs>
        <w:rPr>
          <w:lang w:val="en-US"/>
        </w:rPr>
      </w:pPr>
      <w:r>
        <w:rPr>
          <w:lang w:val="en-US"/>
        </w:rPr>
        <w:t xml:space="preserve">ellipse() function of the draw module can be used to get the coordinates of the pixels within the ellipse of given parameters. Then these pixels can </w:t>
      </w:r>
      <w:ins w:id="74" w:author="Salil Kapur" w:date="2017-03-31T17:33:00Z">
        <w:r w:rsidR="00995569">
          <w:rPr>
            <w:lang w:val="en-US"/>
          </w:rPr>
          <w:t xml:space="preserve">be </w:t>
        </w:r>
      </w:ins>
      <w:r>
        <w:rPr>
          <w:lang w:val="en-US"/>
        </w:rPr>
        <w:t>distinguished from others by increasing the pixel value.</w:t>
      </w:r>
    </w:p>
    <w:p w14:paraId="4B8A1569" w14:textId="77777777" w:rsidR="00CE5E45" w:rsidRDefault="00CE5E45" w:rsidP="00BE0CB1">
      <w:pPr>
        <w:tabs>
          <w:tab w:val="left" w:pos="960"/>
        </w:tabs>
        <w:rPr>
          <w:lang w:val="en-US"/>
        </w:rPr>
      </w:pPr>
    </w:p>
    <w:p w14:paraId="0DED933B" w14:textId="77777777" w:rsidR="004A3CFB" w:rsidRPr="005D731F" w:rsidRDefault="004A3CFB" w:rsidP="004A3C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5D731F">
        <w:rPr>
          <w:rFonts w:ascii="Andale Mono" w:hAnsi="Andale Mono" w:cs="Andale Mono"/>
          <w:color w:val="000000" w:themeColor="text1"/>
          <w:sz w:val="22"/>
        </w:rPr>
        <w:t>&gt;&gt;&gt; import numpy as np</w:t>
      </w:r>
    </w:p>
    <w:p w14:paraId="0B64375D" w14:textId="6E35FB46" w:rsidR="00CE5E45" w:rsidRPr="005D731F" w:rsidRDefault="004A3CFB" w:rsidP="004A3CFB">
      <w:pPr>
        <w:tabs>
          <w:tab w:val="left" w:pos="960"/>
        </w:tabs>
        <w:rPr>
          <w:rFonts w:ascii="Andale Mono" w:hAnsi="Andale Mono" w:cs="Andale Mono"/>
          <w:color w:val="000000" w:themeColor="text1"/>
          <w:sz w:val="22"/>
        </w:rPr>
      </w:pPr>
      <w:r w:rsidRPr="005D731F">
        <w:rPr>
          <w:rFonts w:ascii="Andale Mono" w:hAnsi="Andale Mono" w:cs="Andale Mono"/>
          <w:color w:val="000000" w:themeColor="text1"/>
          <w:sz w:val="22"/>
        </w:rPr>
        <w:t>&gt;&gt;&gt; from skimage import io, draw</w:t>
      </w:r>
    </w:p>
    <w:p w14:paraId="496928B4" w14:textId="018A2601" w:rsidR="005D731F" w:rsidRPr="005D731F" w:rsidRDefault="005D731F" w:rsidP="004A3CFB">
      <w:pPr>
        <w:tabs>
          <w:tab w:val="left" w:pos="960"/>
        </w:tabs>
        <w:rPr>
          <w:rFonts w:ascii="Andale Mono" w:hAnsi="Andale Mono" w:cs="Andale Mono"/>
          <w:color w:val="000000" w:themeColor="text1"/>
          <w:sz w:val="22"/>
        </w:rPr>
      </w:pPr>
      <w:r w:rsidRPr="005D731F">
        <w:rPr>
          <w:rFonts w:ascii="Andale Mono" w:hAnsi="Andale Mono" w:cs="Andale Mono"/>
          <w:color w:val="000000" w:themeColor="text1"/>
          <w:sz w:val="22"/>
        </w:rPr>
        <w:t>&gt;&gt;&gt; img = np.zeros((100, 100), dtype=np.uint8)</w:t>
      </w:r>
    </w:p>
    <w:p w14:paraId="3ED0E378" w14:textId="77777777" w:rsidR="005D731F" w:rsidRPr="005D731F" w:rsidRDefault="005D731F" w:rsidP="005D73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5D731F">
        <w:rPr>
          <w:rFonts w:ascii="Andale Mono" w:hAnsi="Andale Mono" w:cs="Andale Mono"/>
          <w:color w:val="000000" w:themeColor="text1"/>
          <w:sz w:val="22"/>
        </w:rPr>
        <w:t>&gt;&gt;&gt; x , y = draw.ellipse(50, 50, 10, 20)</w:t>
      </w:r>
    </w:p>
    <w:p w14:paraId="6EB344DD" w14:textId="77777777" w:rsidR="005D731F" w:rsidRPr="005D731F" w:rsidRDefault="005D731F" w:rsidP="005D73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5D731F">
        <w:rPr>
          <w:rFonts w:ascii="Andale Mono" w:hAnsi="Andale Mono" w:cs="Andale Mono"/>
          <w:color w:val="000000" w:themeColor="text1"/>
          <w:sz w:val="22"/>
        </w:rPr>
        <w:t>&gt;&gt;&gt; img[x, y] = 1</w:t>
      </w:r>
    </w:p>
    <w:p w14:paraId="5012BC25" w14:textId="106F4854" w:rsidR="005D731F" w:rsidRPr="005D731F" w:rsidRDefault="005D731F" w:rsidP="005D73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5D731F">
        <w:rPr>
          <w:rFonts w:ascii="Andale Mono" w:hAnsi="Andale Mono" w:cs="Andale Mono"/>
          <w:color w:val="000000" w:themeColor="text1"/>
          <w:sz w:val="22"/>
        </w:rPr>
        <w:t xml:space="preserve">&gt;&gt;&gt; io.imshow(img) </w:t>
      </w:r>
    </w:p>
    <w:p w14:paraId="2BE0A5E4" w14:textId="79C8AD3B" w:rsidR="005D731F" w:rsidRPr="005D731F" w:rsidRDefault="005D731F" w:rsidP="005D731F">
      <w:pPr>
        <w:tabs>
          <w:tab w:val="left" w:pos="960"/>
        </w:tabs>
        <w:rPr>
          <w:color w:val="000000" w:themeColor="text1"/>
          <w:sz w:val="22"/>
          <w:lang w:val="en-US"/>
        </w:rPr>
      </w:pPr>
      <w:r w:rsidRPr="005D731F">
        <w:rPr>
          <w:rFonts w:ascii="Andale Mono" w:hAnsi="Andale Mono" w:cs="Andale Mono"/>
          <w:color w:val="000000" w:themeColor="text1"/>
          <w:sz w:val="22"/>
        </w:rPr>
        <w:t>&gt;&gt;&gt; io.show()</w:t>
      </w:r>
    </w:p>
    <w:p w14:paraId="2A59B71A" w14:textId="77777777" w:rsidR="000F730F" w:rsidRDefault="000F730F" w:rsidP="00603B65">
      <w:pPr>
        <w:pStyle w:val="ListParagraph"/>
        <w:tabs>
          <w:tab w:val="left" w:pos="960"/>
        </w:tabs>
        <w:rPr>
          <w:lang w:val="en-US"/>
        </w:rPr>
      </w:pPr>
      <w:r>
        <w:rPr>
          <w:lang w:val="en-US"/>
        </w:rPr>
        <w:t xml:space="preserve"> </w:t>
      </w:r>
    </w:p>
    <w:p w14:paraId="76AAB1B7" w14:textId="4BADF4B8" w:rsidR="000F730F" w:rsidRDefault="000F730F" w:rsidP="00603B65">
      <w:pPr>
        <w:pStyle w:val="ListParagraph"/>
        <w:tabs>
          <w:tab w:val="left" w:pos="960"/>
        </w:tabs>
        <w:rPr>
          <w:lang w:val="en-US"/>
        </w:rPr>
      </w:pPr>
      <w:r>
        <w:rPr>
          <w:lang w:val="en-US"/>
        </w:rPr>
        <w:t xml:space="preserve">                   </w:t>
      </w:r>
      <w:r>
        <w:rPr>
          <w:noProof/>
          <w:lang w:eastAsia="en-GB"/>
        </w:rPr>
        <w:drawing>
          <wp:inline distT="0" distB="0" distL="0" distR="0" wp14:anchorId="6503B4FA" wp14:editId="6DCAF323">
            <wp:extent cx="3149972" cy="2365626"/>
            <wp:effectExtent l="0" t="0" r="0" b="0"/>
            <wp:docPr id="17" name="Picture 17" descr="el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lip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3400" cy="2390730"/>
                    </a:xfrm>
                    <a:prstGeom prst="rect">
                      <a:avLst/>
                    </a:prstGeom>
                    <a:noFill/>
                    <a:ln>
                      <a:noFill/>
                    </a:ln>
                  </pic:spPr>
                </pic:pic>
              </a:graphicData>
            </a:graphic>
          </wp:inline>
        </w:drawing>
      </w:r>
    </w:p>
    <w:p w14:paraId="78520D54" w14:textId="6B9222D0" w:rsidR="00C15F67" w:rsidRDefault="000F730F" w:rsidP="000F730F">
      <w:pPr>
        <w:tabs>
          <w:tab w:val="left" w:pos="3371"/>
        </w:tabs>
        <w:rPr>
          <w:lang w:val="en-US"/>
        </w:rPr>
      </w:pPr>
      <w:r>
        <w:rPr>
          <w:lang w:val="en-US"/>
        </w:rPr>
        <w:t xml:space="preserve">                                              figure 1.12</w:t>
      </w:r>
    </w:p>
    <w:p w14:paraId="2926A28D" w14:textId="77777777" w:rsidR="002F7DFA" w:rsidRDefault="002F7DFA" w:rsidP="000F730F">
      <w:pPr>
        <w:tabs>
          <w:tab w:val="left" w:pos="3371"/>
        </w:tabs>
        <w:rPr>
          <w:ins w:id="75" w:author="Salil Kapur" w:date="2017-03-31T17:34:00Z"/>
          <w:b/>
          <w:lang w:val="en-US"/>
        </w:rPr>
      </w:pPr>
    </w:p>
    <w:p w14:paraId="5B17C55F" w14:textId="057B42F1" w:rsidR="0040210B" w:rsidRDefault="0040210B" w:rsidP="000F730F">
      <w:pPr>
        <w:tabs>
          <w:tab w:val="left" w:pos="3371"/>
        </w:tabs>
        <w:rPr>
          <w:b/>
          <w:lang w:val="en-US"/>
        </w:rPr>
      </w:pPr>
      <w:r>
        <w:rPr>
          <w:b/>
          <w:lang w:val="en-US"/>
        </w:rPr>
        <w:t>Polygon</w:t>
      </w:r>
    </w:p>
    <w:p w14:paraId="39FBA1CF" w14:textId="77777777" w:rsidR="0040210B" w:rsidRDefault="0040210B" w:rsidP="000F730F">
      <w:pPr>
        <w:tabs>
          <w:tab w:val="left" w:pos="3371"/>
        </w:tabs>
        <w:rPr>
          <w:b/>
          <w:lang w:val="en-US"/>
        </w:rPr>
      </w:pPr>
    </w:p>
    <w:p w14:paraId="64C3C8A0" w14:textId="18E4E45F" w:rsidR="0040210B" w:rsidRDefault="0040210B" w:rsidP="000F730F">
      <w:pPr>
        <w:tabs>
          <w:tab w:val="left" w:pos="3371"/>
        </w:tabs>
        <w:rPr>
          <w:lang w:val="en-US"/>
        </w:rPr>
      </w:pPr>
      <w:r>
        <w:rPr>
          <w:lang w:val="en-US"/>
        </w:rPr>
        <w:t>polygon() function takes the array of x and y coordinates of the vertices and returns the pixel coordinates which lie within the polygon.</w:t>
      </w:r>
    </w:p>
    <w:p w14:paraId="34541636" w14:textId="77777777" w:rsidR="0040210B" w:rsidRDefault="0040210B" w:rsidP="000F730F">
      <w:pPr>
        <w:tabs>
          <w:tab w:val="left" w:pos="3371"/>
        </w:tabs>
        <w:rPr>
          <w:lang w:val="en-US"/>
        </w:rPr>
      </w:pPr>
    </w:p>
    <w:p w14:paraId="2019C051" w14:textId="77777777" w:rsidR="0040210B" w:rsidRDefault="0040210B" w:rsidP="000F730F">
      <w:pPr>
        <w:tabs>
          <w:tab w:val="left" w:pos="3371"/>
        </w:tabs>
        <w:rPr>
          <w:lang w:val="en-US"/>
        </w:rPr>
      </w:pPr>
    </w:p>
    <w:p w14:paraId="4CB13CC5" w14:textId="77777777" w:rsidR="00C77386" w:rsidRPr="001150B8" w:rsidRDefault="00C77386" w:rsidP="00C773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1150B8">
        <w:rPr>
          <w:rFonts w:ascii="Andale Mono" w:hAnsi="Andale Mono" w:cs="Andale Mono"/>
          <w:color w:val="000000" w:themeColor="text1"/>
          <w:sz w:val="22"/>
        </w:rPr>
        <w:t>&gt;&gt;&gt; import numpy as np</w:t>
      </w:r>
    </w:p>
    <w:p w14:paraId="31532295" w14:textId="46752B7B" w:rsidR="00C77386" w:rsidRPr="001150B8" w:rsidRDefault="00C77386" w:rsidP="00C77386">
      <w:pPr>
        <w:tabs>
          <w:tab w:val="left" w:pos="3371"/>
        </w:tabs>
        <w:rPr>
          <w:rFonts w:ascii="Andale Mono" w:hAnsi="Andale Mono" w:cs="Andale Mono"/>
          <w:color w:val="000000" w:themeColor="text1"/>
          <w:sz w:val="22"/>
        </w:rPr>
      </w:pPr>
      <w:r w:rsidRPr="001150B8">
        <w:rPr>
          <w:rFonts w:ascii="Andale Mono" w:hAnsi="Andale Mono" w:cs="Andale Mono"/>
          <w:color w:val="000000" w:themeColor="text1"/>
          <w:sz w:val="22"/>
        </w:rPr>
        <w:t>&gt;&gt;&gt; from skimage import io, draw</w:t>
      </w:r>
    </w:p>
    <w:p w14:paraId="71C99A1A" w14:textId="05AD53C8" w:rsidR="001150B8" w:rsidRPr="001150B8" w:rsidRDefault="001150B8" w:rsidP="00C77386">
      <w:pPr>
        <w:tabs>
          <w:tab w:val="left" w:pos="3371"/>
        </w:tabs>
        <w:rPr>
          <w:rFonts w:ascii="Andale Mono" w:hAnsi="Andale Mono" w:cs="Andale Mono"/>
          <w:color w:val="000000" w:themeColor="text1"/>
          <w:sz w:val="22"/>
        </w:rPr>
      </w:pPr>
      <w:r w:rsidRPr="001150B8">
        <w:rPr>
          <w:rFonts w:ascii="Andale Mono" w:hAnsi="Andale Mono" w:cs="Andale Mono"/>
          <w:color w:val="000000" w:themeColor="text1"/>
          <w:sz w:val="22"/>
        </w:rPr>
        <w:t>&gt;&gt;&gt; img = np.zeros((100, 100), dtype=np.uint8)</w:t>
      </w:r>
    </w:p>
    <w:p w14:paraId="708C69CF" w14:textId="77777777" w:rsidR="008713E7" w:rsidRPr="008713E7" w:rsidRDefault="008713E7" w:rsidP="001150B8">
      <w:pPr>
        <w:tabs>
          <w:tab w:val="left" w:pos="3371"/>
        </w:tabs>
        <w:rPr>
          <w:rFonts w:ascii="Andale Mono" w:hAnsi="Andale Mono" w:cs="Andale Mono"/>
          <w:color w:val="000000" w:themeColor="text1"/>
          <w:sz w:val="22"/>
        </w:rPr>
      </w:pPr>
      <w:r w:rsidRPr="008713E7">
        <w:rPr>
          <w:rFonts w:ascii="Andale Mono" w:hAnsi="Andale Mono" w:cs="Andale Mono"/>
          <w:color w:val="000000" w:themeColor="text1"/>
          <w:sz w:val="22"/>
        </w:rPr>
        <w:t>&gt;&gt;&gt; r = np.array([10, 25, 80, 50])</w:t>
      </w:r>
    </w:p>
    <w:p w14:paraId="067F3251" w14:textId="77777777" w:rsidR="008713E7" w:rsidRPr="008713E7" w:rsidRDefault="008713E7" w:rsidP="008713E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8713E7">
        <w:rPr>
          <w:rFonts w:ascii="Andale Mono" w:hAnsi="Andale Mono" w:cs="Andale Mono"/>
          <w:color w:val="000000" w:themeColor="text1"/>
          <w:sz w:val="22"/>
        </w:rPr>
        <w:t>&gt;&gt;&gt; c = np.array([10, 60, 40, 10])</w:t>
      </w:r>
    </w:p>
    <w:p w14:paraId="21D0B82E" w14:textId="46F36DAD" w:rsidR="001150B8" w:rsidRPr="001150B8" w:rsidRDefault="001150B8" w:rsidP="001150B8">
      <w:pPr>
        <w:tabs>
          <w:tab w:val="left" w:pos="3371"/>
        </w:tabs>
        <w:rPr>
          <w:rFonts w:ascii="Andale Mono" w:hAnsi="Andale Mono" w:cs="Andale Mono"/>
          <w:color w:val="000000" w:themeColor="text1"/>
          <w:sz w:val="22"/>
        </w:rPr>
      </w:pPr>
      <w:r w:rsidRPr="001150B8">
        <w:rPr>
          <w:rFonts w:ascii="Andale Mono" w:hAnsi="Andale Mono" w:cs="Andale Mono"/>
          <w:color w:val="000000" w:themeColor="text1"/>
          <w:sz w:val="22"/>
        </w:rPr>
        <w:t>&gt;&gt;&gt; x, y = polygon(r, c)</w:t>
      </w:r>
    </w:p>
    <w:p w14:paraId="406B7301" w14:textId="7527BE6F" w:rsidR="001150B8" w:rsidRPr="001150B8" w:rsidRDefault="001150B8" w:rsidP="001150B8">
      <w:pPr>
        <w:tabs>
          <w:tab w:val="left" w:pos="3371"/>
        </w:tabs>
        <w:rPr>
          <w:rFonts w:ascii="Andale Mono" w:hAnsi="Andale Mono" w:cs="Andale Mono"/>
          <w:color w:val="000000" w:themeColor="text1"/>
          <w:sz w:val="22"/>
        </w:rPr>
      </w:pPr>
      <w:r w:rsidRPr="001150B8">
        <w:rPr>
          <w:rFonts w:ascii="Andale Mono" w:hAnsi="Andale Mono" w:cs="Andale Mono"/>
          <w:color w:val="000000" w:themeColor="text1"/>
          <w:sz w:val="22"/>
        </w:rPr>
        <w:t>&gt;&gt;&gt; img[x, y] = 1</w:t>
      </w:r>
    </w:p>
    <w:p w14:paraId="7F704036" w14:textId="7988E33A" w:rsidR="001150B8" w:rsidRPr="001150B8" w:rsidRDefault="001150B8" w:rsidP="001150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1150B8">
        <w:rPr>
          <w:rFonts w:ascii="Andale Mono" w:hAnsi="Andale Mono" w:cs="Andale Mono"/>
          <w:color w:val="000000" w:themeColor="text1"/>
          <w:sz w:val="22"/>
        </w:rPr>
        <w:t xml:space="preserve">&gt;&gt;&gt; io.imshow(img) </w:t>
      </w:r>
    </w:p>
    <w:p w14:paraId="105C4FBB" w14:textId="77777777" w:rsidR="001150B8" w:rsidRDefault="001150B8" w:rsidP="001150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sidRPr="001150B8">
        <w:rPr>
          <w:rFonts w:ascii="Andale Mono" w:hAnsi="Andale Mono" w:cs="Andale Mono"/>
          <w:color w:val="000000" w:themeColor="text1"/>
          <w:sz w:val="22"/>
        </w:rPr>
        <w:t>&gt;&gt;&gt; io.show()</w:t>
      </w:r>
    </w:p>
    <w:p w14:paraId="7DFB1594" w14:textId="77777777" w:rsidR="00AD004F" w:rsidRDefault="00AD004F" w:rsidP="001150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p>
    <w:p w14:paraId="3C925C1F" w14:textId="55E4D5E5" w:rsidR="002C4376" w:rsidRPr="001150B8" w:rsidRDefault="002C4376" w:rsidP="001150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00" w:themeColor="text1"/>
          <w:sz w:val="22"/>
        </w:rPr>
      </w:pPr>
      <w:r>
        <w:rPr>
          <w:rFonts w:ascii="Andale Mono" w:hAnsi="Andale Mono" w:cs="Andale Mono"/>
          <w:color w:val="000000" w:themeColor="text1"/>
          <w:sz w:val="22"/>
        </w:rPr>
        <w:t xml:space="preserve"> </w:t>
      </w:r>
    </w:p>
    <w:p w14:paraId="03C371F9" w14:textId="46EE9AB7" w:rsidR="001150B8" w:rsidRDefault="002C4376" w:rsidP="001150B8">
      <w:pPr>
        <w:tabs>
          <w:tab w:val="left" w:pos="3371"/>
        </w:tabs>
        <w:rPr>
          <w:lang w:val="en-US"/>
        </w:rPr>
      </w:pPr>
      <w:r>
        <w:rPr>
          <w:lang w:val="en-US"/>
        </w:rPr>
        <w:t xml:space="preserve">                            </w:t>
      </w:r>
      <w:r>
        <w:rPr>
          <w:noProof/>
          <w:lang w:eastAsia="en-GB"/>
        </w:rPr>
        <w:drawing>
          <wp:inline distT="0" distB="0" distL="0" distR="0" wp14:anchorId="20F59082" wp14:editId="4904147A">
            <wp:extent cx="3178287" cy="2386891"/>
            <wp:effectExtent l="0" t="0" r="0" b="1270"/>
            <wp:docPr id="18" name="Picture 18" descr="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yg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9894" cy="2403118"/>
                    </a:xfrm>
                    <a:prstGeom prst="rect">
                      <a:avLst/>
                    </a:prstGeom>
                    <a:noFill/>
                    <a:ln>
                      <a:noFill/>
                    </a:ln>
                  </pic:spPr>
                </pic:pic>
              </a:graphicData>
            </a:graphic>
          </wp:inline>
        </w:drawing>
      </w:r>
    </w:p>
    <w:p w14:paraId="32CC6AB1" w14:textId="338F4EAF" w:rsidR="002C4376" w:rsidRPr="0040210B" w:rsidRDefault="002C4376" w:rsidP="001150B8">
      <w:pPr>
        <w:tabs>
          <w:tab w:val="left" w:pos="3371"/>
        </w:tabs>
        <w:rPr>
          <w:lang w:val="en-US"/>
        </w:rPr>
      </w:pPr>
      <w:r>
        <w:rPr>
          <w:lang w:val="en-US"/>
        </w:rPr>
        <w:t xml:space="preserve">                                     figure 1.13</w:t>
      </w:r>
    </w:p>
    <w:sectPr w:rsidR="002C4376" w:rsidRPr="0040210B" w:rsidSect="00867A79">
      <w:footerReference w:type="even" r:id="rId27"/>
      <w:footerReference w:type="default" r:id="rId28"/>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 w:author="Salil Kapur" w:date="2017-03-31T17:22:00Z" w:initials="SK">
    <w:p w14:paraId="647A6B3D" w14:textId="390EFC5D" w:rsidR="00995569" w:rsidRPr="00995569" w:rsidRDefault="00995569">
      <w:pPr>
        <w:pStyle w:val="CommentText"/>
        <w:rPr>
          <w:sz w:val="18"/>
          <w:szCs w:val="18"/>
        </w:rPr>
      </w:pPr>
      <w:r>
        <w:rPr>
          <w:rStyle w:val="CommentReference"/>
        </w:rPr>
        <w:annotationRef/>
      </w:r>
      <w:r>
        <w:rPr>
          <w:rStyle w:val="CommentReference"/>
        </w:rPr>
        <w:t>Better word</w:t>
      </w:r>
    </w:p>
  </w:comment>
  <w:comment w:id="54" w:author="Salil Kapur" w:date="2017-03-31T17:24:00Z" w:initials="SK">
    <w:p w14:paraId="2451A3FA" w14:textId="7EAF66D3" w:rsidR="00995569" w:rsidRDefault="00995569">
      <w:pPr>
        <w:pStyle w:val="CommentText"/>
      </w:pPr>
      <w:r>
        <w:rPr>
          <w:rStyle w:val="CommentReference"/>
        </w:rPr>
        <w:annotationRef/>
      </w:r>
      <w:r>
        <w:t>Don’t add this everywhere</w:t>
      </w:r>
    </w:p>
  </w:comment>
  <w:comment w:id="57" w:author="Salil Kapur" w:date="2017-03-31T17:24:00Z" w:initials="SK">
    <w:p w14:paraId="2A08AAFC" w14:textId="37CC5C4C" w:rsidR="00995569" w:rsidRDefault="00995569">
      <w:pPr>
        <w:pStyle w:val="CommentText"/>
      </w:pPr>
      <w:r>
        <w:rPr>
          <w:rStyle w:val="CommentReference"/>
        </w:rPr>
        <w:annotationRef/>
      </w:r>
      <w:r>
        <w:t>Why are they the same size?</w:t>
      </w:r>
    </w:p>
  </w:comment>
  <w:comment w:id="63" w:author="Salil Kapur" w:date="2017-03-31T17:26:00Z" w:initials="SK">
    <w:p w14:paraId="643003B9" w14:textId="77777777" w:rsidR="00995569" w:rsidRDefault="00995569">
      <w:pPr>
        <w:pStyle w:val="CommentText"/>
      </w:pPr>
      <w:r>
        <w:rPr>
          <w:rStyle w:val="CommentReference"/>
        </w:rPr>
        <w:annotationRef/>
      </w:r>
      <w:r>
        <w:t>Why are they not of the same size?</w:t>
      </w:r>
    </w:p>
    <w:p w14:paraId="46CA3B5F" w14:textId="3864E8B6" w:rsidR="00995569" w:rsidRDefault="00995569">
      <w:pPr>
        <w:pStyle w:val="CommentText"/>
      </w:pPr>
      <w:r>
        <w:t>Don’t manually change the size of the images</w:t>
      </w:r>
    </w:p>
  </w:comment>
  <w:comment w:id="64" w:author="Salil Kapur" w:date="2017-03-31T17:27:00Z" w:initials="SK">
    <w:p w14:paraId="1240560D" w14:textId="1C34315F" w:rsidR="00995569" w:rsidRDefault="00995569">
      <w:pPr>
        <w:pStyle w:val="CommentText"/>
      </w:pPr>
      <w:r>
        <w:rPr>
          <w:rStyle w:val="CommentReference"/>
        </w:rPr>
        <w:annotationRef/>
      </w:r>
      <w:r>
        <w:t>Better word</w:t>
      </w:r>
    </w:p>
  </w:comment>
  <w:comment w:id="67" w:author="Salil Kapur" w:date="2017-03-31T17:33:00Z" w:initials="SK">
    <w:p w14:paraId="3F4364DB" w14:textId="4D0064A3" w:rsidR="00995569" w:rsidRDefault="00995569">
      <w:pPr>
        <w:pStyle w:val="CommentText"/>
      </w:pPr>
      <w:r>
        <w:rPr>
          <w:rStyle w:val="CommentReference"/>
        </w:rPr>
        <w:annotationRef/>
      </w:r>
      <w:r>
        <w:t>Add this too.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7A6B3D" w15:done="0"/>
  <w15:commentEx w15:paraId="2451A3FA" w15:done="0"/>
  <w15:commentEx w15:paraId="2A08AAFC" w15:done="0"/>
  <w15:commentEx w15:paraId="46CA3B5F" w15:done="0"/>
  <w15:commentEx w15:paraId="1240560D" w15:done="0"/>
  <w15:commentEx w15:paraId="3F4364D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AEDE1F" w14:textId="77777777" w:rsidR="00F057C3" w:rsidRDefault="00F057C3" w:rsidP="00FD63B5">
      <w:r>
        <w:separator/>
      </w:r>
    </w:p>
  </w:endnote>
  <w:endnote w:type="continuationSeparator" w:id="0">
    <w:p w14:paraId="1ED68152" w14:textId="77777777" w:rsidR="00F057C3" w:rsidRDefault="00F057C3" w:rsidP="00FD6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ndale Mono">
    <w:panose1 w:val="020B05090000000000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B542E" w14:textId="77777777" w:rsidR="00975D69" w:rsidRDefault="00975D69" w:rsidP="002F7B4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C95C53" w14:textId="77777777" w:rsidR="00975D69" w:rsidRDefault="00975D69" w:rsidP="00975D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010EA" w14:textId="77777777" w:rsidR="00975D69" w:rsidRDefault="00975D69" w:rsidP="002F7B4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57C3">
      <w:rPr>
        <w:rStyle w:val="PageNumber"/>
        <w:noProof/>
      </w:rPr>
      <w:t>1</w:t>
    </w:r>
    <w:r>
      <w:rPr>
        <w:rStyle w:val="PageNumber"/>
      </w:rPr>
      <w:fldChar w:fldCharType="end"/>
    </w:r>
  </w:p>
  <w:p w14:paraId="7B25BFDD" w14:textId="77777777" w:rsidR="00975D69" w:rsidRDefault="00975D69" w:rsidP="00975D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FC26D" w14:textId="77777777" w:rsidR="00F057C3" w:rsidRDefault="00F057C3" w:rsidP="00FD63B5">
      <w:r>
        <w:separator/>
      </w:r>
    </w:p>
  </w:footnote>
  <w:footnote w:type="continuationSeparator" w:id="0">
    <w:p w14:paraId="3B095A76" w14:textId="77777777" w:rsidR="00F057C3" w:rsidRDefault="00F057C3" w:rsidP="00FD63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895DCF"/>
    <w:multiLevelType w:val="hybridMultilevel"/>
    <w:tmpl w:val="2B0C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1C77910"/>
    <w:multiLevelType w:val="hybridMultilevel"/>
    <w:tmpl w:val="45FC66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EF93EE8"/>
    <w:multiLevelType w:val="hybridMultilevel"/>
    <w:tmpl w:val="53F09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lil Kapur">
    <w15:presenceInfo w15:providerId="None" w15:userId="Salil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D10"/>
    <w:rsid w:val="00001D10"/>
    <w:rsid w:val="00020A08"/>
    <w:rsid w:val="000247A5"/>
    <w:rsid w:val="00046A4C"/>
    <w:rsid w:val="00057708"/>
    <w:rsid w:val="00057752"/>
    <w:rsid w:val="00062877"/>
    <w:rsid w:val="00073A8E"/>
    <w:rsid w:val="00087A8E"/>
    <w:rsid w:val="00095755"/>
    <w:rsid w:val="000C0F61"/>
    <w:rsid w:val="000C4EF1"/>
    <w:rsid w:val="000E086E"/>
    <w:rsid w:val="000F0CA1"/>
    <w:rsid w:val="000F730F"/>
    <w:rsid w:val="000F765B"/>
    <w:rsid w:val="00112611"/>
    <w:rsid w:val="0011340E"/>
    <w:rsid w:val="001150B8"/>
    <w:rsid w:val="0014054D"/>
    <w:rsid w:val="001464EE"/>
    <w:rsid w:val="00157C32"/>
    <w:rsid w:val="00161A1F"/>
    <w:rsid w:val="001668DE"/>
    <w:rsid w:val="00182890"/>
    <w:rsid w:val="001952C6"/>
    <w:rsid w:val="001A6D0F"/>
    <w:rsid w:val="001B1165"/>
    <w:rsid w:val="001E312C"/>
    <w:rsid w:val="0022252B"/>
    <w:rsid w:val="00222BDC"/>
    <w:rsid w:val="00225518"/>
    <w:rsid w:val="00230843"/>
    <w:rsid w:val="00242CA6"/>
    <w:rsid w:val="00276BAB"/>
    <w:rsid w:val="002827F1"/>
    <w:rsid w:val="002C4376"/>
    <w:rsid w:val="002C6FBC"/>
    <w:rsid w:val="002D28B0"/>
    <w:rsid w:val="002D5796"/>
    <w:rsid w:val="002E33EC"/>
    <w:rsid w:val="002F1142"/>
    <w:rsid w:val="002F7DFA"/>
    <w:rsid w:val="003065DE"/>
    <w:rsid w:val="0030770E"/>
    <w:rsid w:val="003261E5"/>
    <w:rsid w:val="003358F4"/>
    <w:rsid w:val="0033683B"/>
    <w:rsid w:val="003564B8"/>
    <w:rsid w:val="0038095A"/>
    <w:rsid w:val="003A77CA"/>
    <w:rsid w:val="003B434A"/>
    <w:rsid w:val="003C0E01"/>
    <w:rsid w:val="003C3B35"/>
    <w:rsid w:val="003C7E31"/>
    <w:rsid w:val="003E59DA"/>
    <w:rsid w:val="0040210B"/>
    <w:rsid w:val="00404C4B"/>
    <w:rsid w:val="0040540E"/>
    <w:rsid w:val="004133FA"/>
    <w:rsid w:val="004152CB"/>
    <w:rsid w:val="00424A13"/>
    <w:rsid w:val="00427816"/>
    <w:rsid w:val="00432919"/>
    <w:rsid w:val="0043470B"/>
    <w:rsid w:val="00443909"/>
    <w:rsid w:val="004723BA"/>
    <w:rsid w:val="004A3CFB"/>
    <w:rsid w:val="004B3630"/>
    <w:rsid w:val="004B49BA"/>
    <w:rsid w:val="004E3E05"/>
    <w:rsid w:val="004F065F"/>
    <w:rsid w:val="005001D1"/>
    <w:rsid w:val="00513A5F"/>
    <w:rsid w:val="00526684"/>
    <w:rsid w:val="0055261D"/>
    <w:rsid w:val="005526F3"/>
    <w:rsid w:val="00565A3D"/>
    <w:rsid w:val="00580D16"/>
    <w:rsid w:val="005D731F"/>
    <w:rsid w:val="005F2D08"/>
    <w:rsid w:val="005F53FF"/>
    <w:rsid w:val="00603B65"/>
    <w:rsid w:val="0062465C"/>
    <w:rsid w:val="00662093"/>
    <w:rsid w:val="00666CF6"/>
    <w:rsid w:val="00672CF1"/>
    <w:rsid w:val="00696B13"/>
    <w:rsid w:val="006A4272"/>
    <w:rsid w:val="006B0619"/>
    <w:rsid w:val="006F5A62"/>
    <w:rsid w:val="00703D5B"/>
    <w:rsid w:val="0070707E"/>
    <w:rsid w:val="0078270F"/>
    <w:rsid w:val="007B2245"/>
    <w:rsid w:val="007E7B29"/>
    <w:rsid w:val="00800216"/>
    <w:rsid w:val="00803920"/>
    <w:rsid w:val="00804A4E"/>
    <w:rsid w:val="00812805"/>
    <w:rsid w:val="00815F8B"/>
    <w:rsid w:val="0084567B"/>
    <w:rsid w:val="00867A79"/>
    <w:rsid w:val="008713E7"/>
    <w:rsid w:val="008760D1"/>
    <w:rsid w:val="00880027"/>
    <w:rsid w:val="008947B0"/>
    <w:rsid w:val="008C61D7"/>
    <w:rsid w:val="008D4E47"/>
    <w:rsid w:val="008E0038"/>
    <w:rsid w:val="008E57AF"/>
    <w:rsid w:val="008F3A5E"/>
    <w:rsid w:val="009029B6"/>
    <w:rsid w:val="00925B21"/>
    <w:rsid w:val="009373A7"/>
    <w:rsid w:val="00943CF1"/>
    <w:rsid w:val="00943CFA"/>
    <w:rsid w:val="0094577F"/>
    <w:rsid w:val="00956BF3"/>
    <w:rsid w:val="0097148E"/>
    <w:rsid w:val="00975D69"/>
    <w:rsid w:val="0099047D"/>
    <w:rsid w:val="00995070"/>
    <w:rsid w:val="00995569"/>
    <w:rsid w:val="009A33A7"/>
    <w:rsid w:val="009A5606"/>
    <w:rsid w:val="009A6536"/>
    <w:rsid w:val="009A78B2"/>
    <w:rsid w:val="009B2AC8"/>
    <w:rsid w:val="009C4934"/>
    <w:rsid w:val="009C7192"/>
    <w:rsid w:val="009C759C"/>
    <w:rsid w:val="009D7F92"/>
    <w:rsid w:val="00A06D4B"/>
    <w:rsid w:val="00A109CB"/>
    <w:rsid w:val="00A23C0A"/>
    <w:rsid w:val="00A43534"/>
    <w:rsid w:val="00A60EAF"/>
    <w:rsid w:val="00A64A2D"/>
    <w:rsid w:val="00A86463"/>
    <w:rsid w:val="00A971EF"/>
    <w:rsid w:val="00AA2BD6"/>
    <w:rsid w:val="00AB4836"/>
    <w:rsid w:val="00AD004F"/>
    <w:rsid w:val="00AE45C8"/>
    <w:rsid w:val="00AE487E"/>
    <w:rsid w:val="00AF5000"/>
    <w:rsid w:val="00B01025"/>
    <w:rsid w:val="00B139C5"/>
    <w:rsid w:val="00B14064"/>
    <w:rsid w:val="00B405D6"/>
    <w:rsid w:val="00B41DEF"/>
    <w:rsid w:val="00B562F1"/>
    <w:rsid w:val="00B656E3"/>
    <w:rsid w:val="00B75036"/>
    <w:rsid w:val="00BA038F"/>
    <w:rsid w:val="00BC0214"/>
    <w:rsid w:val="00BC74BB"/>
    <w:rsid w:val="00BE0CB1"/>
    <w:rsid w:val="00BE1066"/>
    <w:rsid w:val="00BF3E17"/>
    <w:rsid w:val="00BF6EC1"/>
    <w:rsid w:val="00C15F67"/>
    <w:rsid w:val="00C30861"/>
    <w:rsid w:val="00C52310"/>
    <w:rsid w:val="00C71A58"/>
    <w:rsid w:val="00C77386"/>
    <w:rsid w:val="00C80F2B"/>
    <w:rsid w:val="00C83EDE"/>
    <w:rsid w:val="00C92C4F"/>
    <w:rsid w:val="00CB5A55"/>
    <w:rsid w:val="00CD0322"/>
    <w:rsid w:val="00CD50A9"/>
    <w:rsid w:val="00CD51CB"/>
    <w:rsid w:val="00CE5E45"/>
    <w:rsid w:val="00D37429"/>
    <w:rsid w:val="00D4766A"/>
    <w:rsid w:val="00D5473F"/>
    <w:rsid w:val="00D66E4F"/>
    <w:rsid w:val="00DC7FF6"/>
    <w:rsid w:val="00DD1EA7"/>
    <w:rsid w:val="00DF2B5C"/>
    <w:rsid w:val="00E01621"/>
    <w:rsid w:val="00E26E35"/>
    <w:rsid w:val="00E56769"/>
    <w:rsid w:val="00E7580A"/>
    <w:rsid w:val="00E912A5"/>
    <w:rsid w:val="00E965E8"/>
    <w:rsid w:val="00EB2FC2"/>
    <w:rsid w:val="00EB74E3"/>
    <w:rsid w:val="00ED497F"/>
    <w:rsid w:val="00EE53D6"/>
    <w:rsid w:val="00F057C3"/>
    <w:rsid w:val="00F10817"/>
    <w:rsid w:val="00F31D08"/>
    <w:rsid w:val="00F5343F"/>
    <w:rsid w:val="00F570ED"/>
    <w:rsid w:val="00F64370"/>
    <w:rsid w:val="00F6580B"/>
    <w:rsid w:val="00FA2DFB"/>
    <w:rsid w:val="00FB6616"/>
    <w:rsid w:val="00FC73EA"/>
    <w:rsid w:val="00FD63B5"/>
    <w:rsid w:val="00FD7415"/>
    <w:rsid w:val="00FE5A86"/>
    <w:rsid w:val="00FF282C"/>
    <w:rsid w:val="00FF55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B98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3E7"/>
  </w:style>
  <w:style w:type="paragraph" w:styleId="Heading2">
    <w:name w:val="heading 2"/>
    <w:basedOn w:val="Normal"/>
    <w:link w:val="Heading2Char"/>
    <w:uiPriority w:val="9"/>
    <w:qFormat/>
    <w:rsid w:val="004133FA"/>
    <w:pPr>
      <w:spacing w:before="100" w:beforeAutospacing="1" w:after="100" w:afterAutospacing="1"/>
      <w:outlineLvl w:val="1"/>
    </w:pPr>
    <w:rPr>
      <w:rFonts w:ascii="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322"/>
    <w:pPr>
      <w:ind w:left="720"/>
      <w:contextualSpacing/>
    </w:pPr>
  </w:style>
  <w:style w:type="paragraph" w:styleId="Header">
    <w:name w:val="header"/>
    <w:basedOn w:val="Normal"/>
    <w:link w:val="HeaderChar"/>
    <w:uiPriority w:val="99"/>
    <w:unhideWhenUsed/>
    <w:rsid w:val="00FD63B5"/>
    <w:pPr>
      <w:tabs>
        <w:tab w:val="center" w:pos="4513"/>
        <w:tab w:val="right" w:pos="9026"/>
      </w:tabs>
    </w:pPr>
  </w:style>
  <w:style w:type="character" w:customStyle="1" w:styleId="HeaderChar">
    <w:name w:val="Header Char"/>
    <w:basedOn w:val="DefaultParagraphFont"/>
    <w:link w:val="Header"/>
    <w:uiPriority w:val="99"/>
    <w:rsid w:val="00FD63B5"/>
  </w:style>
  <w:style w:type="paragraph" w:styleId="Footer">
    <w:name w:val="footer"/>
    <w:basedOn w:val="Normal"/>
    <w:link w:val="FooterChar"/>
    <w:uiPriority w:val="99"/>
    <w:unhideWhenUsed/>
    <w:rsid w:val="00FD63B5"/>
    <w:pPr>
      <w:tabs>
        <w:tab w:val="center" w:pos="4513"/>
        <w:tab w:val="right" w:pos="9026"/>
      </w:tabs>
    </w:pPr>
  </w:style>
  <w:style w:type="character" w:customStyle="1" w:styleId="FooterChar">
    <w:name w:val="Footer Char"/>
    <w:basedOn w:val="DefaultParagraphFont"/>
    <w:link w:val="Footer"/>
    <w:uiPriority w:val="99"/>
    <w:rsid w:val="00FD63B5"/>
  </w:style>
  <w:style w:type="paragraph" w:styleId="FootnoteText">
    <w:name w:val="footnote text"/>
    <w:basedOn w:val="Normal"/>
    <w:link w:val="FootnoteTextChar"/>
    <w:uiPriority w:val="99"/>
    <w:unhideWhenUsed/>
    <w:rsid w:val="00FD63B5"/>
  </w:style>
  <w:style w:type="character" w:customStyle="1" w:styleId="FootnoteTextChar">
    <w:name w:val="Footnote Text Char"/>
    <w:basedOn w:val="DefaultParagraphFont"/>
    <w:link w:val="FootnoteText"/>
    <w:uiPriority w:val="99"/>
    <w:rsid w:val="00FD63B5"/>
  </w:style>
  <w:style w:type="character" w:styleId="FootnoteReference">
    <w:name w:val="footnote reference"/>
    <w:basedOn w:val="DefaultParagraphFont"/>
    <w:uiPriority w:val="99"/>
    <w:unhideWhenUsed/>
    <w:rsid w:val="00FD63B5"/>
    <w:rPr>
      <w:vertAlign w:val="superscript"/>
    </w:rPr>
  </w:style>
  <w:style w:type="character" w:styleId="PageNumber">
    <w:name w:val="page number"/>
    <w:basedOn w:val="DefaultParagraphFont"/>
    <w:uiPriority w:val="99"/>
    <w:semiHidden/>
    <w:unhideWhenUsed/>
    <w:rsid w:val="00975D69"/>
  </w:style>
  <w:style w:type="paragraph" w:styleId="HTMLPreformatted">
    <w:name w:val="HTML Preformatted"/>
    <w:basedOn w:val="Normal"/>
    <w:link w:val="HTMLPreformattedChar"/>
    <w:uiPriority w:val="99"/>
    <w:semiHidden/>
    <w:unhideWhenUsed/>
    <w:rsid w:val="00472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723BA"/>
    <w:rPr>
      <w:rFonts w:ascii="Courier New" w:hAnsi="Courier New" w:cs="Courier New"/>
      <w:sz w:val="20"/>
      <w:szCs w:val="20"/>
      <w:lang w:eastAsia="en-GB"/>
    </w:rPr>
  </w:style>
  <w:style w:type="character" w:customStyle="1" w:styleId="n">
    <w:name w:val="n"/>
    <w:basedOn w:val="DefaultParagraphFont"/>
    <w:rsid w:val="00BF6EC1"/>
  </w:style>
  <w:style w:type="character" w:customStyle="1" w:styleId="o">
    <w:name w:val="o"/>
    <w:basedOn w:val="DefaultParagraphFont"/>
    <w:rsid w:val="00BF6EC1"/>
  </w:style>
  <w:style w:type="character" w:customStyle="1" w:styleId="pre">
    <w:name w:val="pre"/>
    <w:basedOn w:val="DefaultParagraphFont"/>
    <w:rsid w:val="00020A08"/>
  </w:style>
  <w:style w:type="character" w:customStyle="1" w:styleId="Heading2Char">
    <w:name w:val="Heading 2 Char"/>
    <w:basedOn w:val="DefaultParagraphFont"/>
    <w:link w:val="Heading2"/>
    <w:uiPriority w:val="9"/>
    <w:rsid w:val="004133FA"/>
    <w:rPr>
      <w:rFonts w:ascii="Times New Roman" w:hAnsi="Times New Roman" w:cs="Times New Roman"/>
      <w:b/>
      <w:bCs/>
      <w:sz w:val="36"/>
      <w:szCs w:val="36"/>
      <w:lang w:eastAsia="en-GB"/>
    </w:rPr>
  </w:style>
  <w:style w:type="paragraph" w:styleId="BalloonText">
    <w:name w:val="Balloon Text"/>
    <w:basedOn w:val="Normal"/>
    <w:link w:val="BalloonTextChar"/>
    <w:uiPriority w:val="99"/>
    <w:semiHidden/>
    <w:unhideWhenUsed/>
    <w:rsid w:val="0099556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9556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95569"/>
    <w:rPr>
      <w:sz w:val="18"/>
      <w:szCs w:val="18"/>
    </w:rPr>
  </w:style>
  <w:style w:type="paragraph" w:styleId="CommentText">
    <w:name w:val="annotation text"/>
    <w:basedOn w:val="Normal"/>
    <w:link w:val="CommentTextChar"/>
    <w:uiPriority w:val="99"/>
    <w:semiHidden/>
    <w:unhideWhenUsed/>
    <w:rsid w:val="00995569"/>
  </w:style>
  <w:style w:type="character" w:customStyle="1" w:styleId="CommentTextChar">
    <w:name w:val="Comment Text Char"/>
    <w:basedOn w:val="DefaultParagraphFont"/>
    <w:link w:val="CommentText"/>
    <w:uiPriority w:val="99"/>
    <w:semiHidden/>
    <w:rsid w:val="00995569"/>
  </w:style>
  <w:style w:type="paragraph" w:styleId="CommentSubject">
    <w:name w:val="annotation subject"/>
    <w:basedOn w:val="CommentText"/>
    <w:next w:val="CommentText"/>
    <w:link w:val="CommentSubjectChar"/>
    <w:uiPriority w:val="99"/>
    <w:semiHidden/>
    <w:unhideWhenUsed/>
    <w:rsid w:val="00995569"/>
    <w:rPr>
      <w:b/>
      <w:bCs/>
      <w:sz w:val="20"/>
      <w:szCs w:val="20"/>
    </w:rPr>
  </w:style>
  <w:style w:type="character" w:customStyle="1" w:styleId="CommentSubjectChar">
    <w:name w:val="Comment Subject Char"/>
    <w:basedOn w:val="CommentTextChar"/>
    <w:link w:val="CommentSubject"/>
    <w:uiPriority w:val="99"/>
    <w:semiHidden/>
    <w:rsid w:val="0099556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19434">
      <w:bodyDiv w:val="1"/>
      <w:marLeft w:val="0"/>
      <w:marRight w:val="0"/>
      <w:marTop w:val="0"/>
      <w:marBottom w:val="0"/>
      <w:divBdr>
        <w:top w:val="none" w:sz="0" w:space="0" w:color="auto"/>
        <w:left w:val="none" w:sz="0" w:space="0" w:color="auto"/>
        <w:bottom w:val="none" w:sz="0" w:space="0" w:color="auto"/>
        <w:right w:val="none" w:sz="0" w:space="0" w:color="auto"/>
      </w:divBdr>
    </w:div>
    <w:div w:id="66608726">
      <w:bodyDiv w:val="1"/>
      <w:marLeft w:val="0"/>
      <w:marRight w:val="0"/>
      <w:marTop w:val="0"/>
      <w:marBottom w:val="0"/>
      <w:divBdr>
        <w:top w:val="none" w:sz="0" w:space="0" w:color="auto"/>
        <w:left w:val="none" w:sz="0" w:space="0" w:color="auto"/>
        <w:bottom w:val="none" w:sz="0" w:space="0" w:color="auto"/>
        <w:right w:val="none" w:sz="0" w:space="0" w:color="auto"/>
      </w:divBdr>
    </w:div>
    <w:div w:id="407270835">
      <w:bodyDiv w:val="1"/>
      <w:marLeft w:val="0"/>
      <w:marRight w:val="0"/>
      <w:marTop w:val="0"/>
      <w:marBottom w:val="0"/>
      <w:divBdr>
        <w:top w:val="none" w:sz="0" w:space="0" w:color="auto"/>
        <w:left w:val="none" w:sz="0" w:space="0" w:color="auto"/>
        <w:bottom w:val="none" w:sz="0" w:space="0" w:color="auto"/>
        <w:right w:val="none" w:sz="0" w:space="0" w:color="auto"/>
      </w:divBdr>
    </w:div>
    <w:div w:id="412750864">
      <w:bodyDiv w:val="1"/>
      <w:marLeft w:val="0"/>
      <w:marRight w:val="0"/>
      <w:marTop w:val="0"/>
      <w:marBottom w:val="0"/>
      <w:divBdr>
        <w:top w:val="none" w:sz="0" w:space="0" w:color="auto"/>
        <w:left w:val="none" w:sz="0" w:space="0" w:color="auto"/>
        <w:bottom w:val="none" w:sz="0" w:space="0" w:color="auto"/>
        <w:right w:val="none" w:sz="0" w:space="0" w:color="auto"/>
      </w:divBdr>
    </w:div>
    <w:div w:id="421680602">
      <w:bodyDiv w:val="1"/>
      <w:marLeft w:val="0"/>
      <w:marRight w:val="0"/>
      <w:marTop w:val="0"/>
      <w:marBottom w:val="0"/>
      <w:divBdr>
        <w:top w:val="none" w:sz="0" w:space="0" w:color="auto"/>
        <w:left w:val="none" w:sz="0" w:space="0" w:color="auto"/>
        <w:bottom w:val="none" w:sz="0" w:space="0" w:color="auto"/>
        <w:right w:val="none" w:sz="0" w:space="0" w:color="auto"/>
      </w:divBdr>
    </w:div>
    <w:div w:id="551428614">
      <w:bodyDiv w:val="1"/>
      <w:marLeft w:val="0"/>
      <w:marRight w:val="0"/>
      <w:marTop w:val="0"/>
      <w:marBottom w:val="0"/>
      <w:divBdr>
        <w:top w:val="none" w:sz="0" w:space="0" w:color="auto"/>
        <w:left w:val="none" w:sz="0" w:space="0" w:color="auto"/>
        <w:bottom w:val="none" w:sz="0" w:space="0" w:color="auto"/>
        <w:right w:val="none" w:sz="0" w:space="0" w:color="auto"/>
      </w:divBdr>
    </w:div>
    <w:div w:id="564951202">
      <w:bodyDiv w:val="1"/>
      <w:marLeft w:val="0"/>
      <w:marRight w:val="0"/>
      <w:marTop w:val="0"/>
      <w:marBottom w:val="0"/>
      <w:divBdr>
        <w:top w:val="none" w:sz="0" w:space="0" w:color="auto"/>
        <w:left w:val="none" w:sz="0" w:space="0" w:color="auto"/>
        <w:bottom w:val="none" w:sz="0" w:space="0" w:color="auto"/>
        <w:right w:val="none" w:sz="0" w:space="0" w:color="auto"/>
      </w:divBdr>
    </w:div>
    <w:div w:id="595093601">
      <w:bodyDiv w:val="1"/>
      <w:marLeft w:val="0"/>
      <w:marRight w:val="0"/>
      <w:marTop w:val="0"/>
      <w:marBottom w:val="0"/>
      <w:divBdr>
        <w:top w:val="none" w:sz="0" w:space="0" w:color="auto"/>
        <w:left w:val="none" w:sz="0" w:space="0" w:color="auto"/>
        <w:bottom w:val="none" w:sz="0" w:space="0" w:color="auto"/>
        <w:right w:val="none" w:sz="0" w:space="0" w:color="auto"/>
      </w:divBdr>
    </w:div>
    <w:div w:id="623001598">
      <w:bodyDiv w:val="1"/>
      <w:marLeft w:val="0"/>
      <w:marRight w:val="0"/>
      <w:marTop w:val="0"/>
      <w:marBottom w:val="0"/>
      <w:divBdr>
        <w:top w:val="none" w:sz="0" w:space="0" w:color="auto"/>
        <w:left w:val="none" w:sz="0" w:space="0" w:color="auto"/>
        <w:bottom w:val="none" w:sz="0" w:space="0" w:color="auto"/>
        <w:right w:val="none" w:sz="0" w:space="0" w:color="auto"/>
      </w:divBdr>
    </w:div>
    <w:div w:id="1157921338">
      <w:bodyDiv w:val="1"/>
      <w:marLeft w:val="0"/>
      <w:marRight w:val="0"/>
      <w:marTop w:val="0"/>
      <w:marBottom w:val="0"/>
      <w:divBdr>
        <w:top w:val="none" w:sz="0" w:space="0" w:color="auto"/>
        <w:left w:val="none" w:sz="0" w:space="0" w:color="auto"/>
        <w:bottom w:val="none" w:sz="0" w:space="0" w:color="auto"/>
        <w:right w:val="none" w:sz="0" w:space="0" w:color="auto"/>
      </w:divBdr>
    </w:div>
    <w:div w:id="1428841315">
      <w:bodyDiv w:val="1"/>
      <w:marLeft w:val="0"/>
      <w:marRight w:val="0"/>
      <w:marTop w:val="0"/>
      <w:marBottom w:val="0"/>
      <w:divBdr>
        <w:top w:val="none" w:sz="0" w:space="0" w:color="auto"/>
        <w:left w:val="none" w:sz="0" w:space="0" w:color="auto"/>
        <w:bottom w:val="none" w:sz="0" w:space="0" w:color="auto"/>
        <w:right w:val="none" w:sz="0" w:space="0" w:color="auto"/>
      </w:divBdr>
    </w:div>
    <w:div w:id="1430858582">
      <w:bodyDiv w:val="1"/>
      <w:marLeft w:val="0"/>
      <w:marRight w:val="0"/>
      <w:marTop w:val="0"/>
      <w:marBottom w:val="0"/>
      <w:divBdr>
        <w:top w:val="none" w:sz="0" w:space="0" w:color="auto"/>
        <w:left w:val="none" w:sz="0" w:space="0" w:color="auto"/>
        <w:bottom w:val="none" w:sz="0" w:space="0" w:color="auto"/>
        <w:right w:val="none" w:sz="0" w:space="0" w:color="auto"/>
      </w:divBdr>
    </w:div>
    <w:div w:id="1494681241">
      <w:bodyDiv w:val="1"/>
      <w:marLeft w:val="0"/>
      <w:marRight w:val="0"/>
      <w:marTop w:val="0"/>
      <w:marBottom w:val="0"/>
      <w:divBdr>
        <w:top w:val="none" w:sz="0" w:space="0" w:color="auto"/>
        <w:left w:val="none" w:sz="0" w:space="0" w:color="auto"/>
        <w:bottom w:val="none" w:sz="0" w:space="0" w:color="auto"/>
        <w:right w:val="none" w:sz="0" w:space="0" w:color="auto"/>
      </w:divBdr>
    </w:div>
    <w:div w:id="1659915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7C130D-E1C0-6844-B900-2C8A58CC7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2014</Words>
  <Characters>11482</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Salil Kapur</cp:lastModifiedBy>
  <cp:revision>2</cp:revision>
  <dcterms:created xsi:type="dcterms:W3CDTF">2017-04-01T15:48:00Z</dcterms:created>
  <dcterms:modified xsi:type="dcterms:W3CDTF">2017-04-01T15:48:00Z</dcterms:modified>
</cp:coreProperties>
</file>